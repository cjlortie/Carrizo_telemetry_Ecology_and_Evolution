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E77F8A" w14:textId="77777777" w:rsidR="00CF26C8" w:rsidRDefault="00AF6835">
      <w:pPr>
        <w:pStyle w:val="Body"/>
        <w:spacing w:line="480" w:lineRule="auto"/>
        <w:rPr>
          <w:ins w:id="0" w:author="Westphal, Michael F" w:date="2017-09-28T19:29:00Z"/>
          <w:b/>
          <w:bCs/>
        </w:rPr>
      </w:pPr>
      <w:ins w:id="1" w:author="Westphal, Michael F" w:date="2017-07-27T15:27:00Z">
        <w:r>
          <w:rPr>
            <w:b/>
            <w:bCs/>
          </w:rPr>
          <w:t>Combining</w:t>
        </w:r>
      </w:ins>
      <w:ins w:id="2" w:author="Westphal, Michael F" w:date="2017-07-27T15:26:00Z">
        <w:r>
          <w:rPr>
            <w:b/>
            <w:bCs/>
          </w:rPr>
          <w:t xml:space="preserve"> facilitation theory </w:t>
        </w:r>
      </w:ins>
      <w:ins w:id="3" w:author="Westphal, Michael F" w:date="2017-07-27T15:27:00Z">
        <w:r>
          <w:rPr>
            <w:b/>
            <w:bCs/>
          </w:rPr>
          <w:t>with</w:t>
        </w:r>
      </w:ins>
      <w:ins w:id="4" w:author="Westphal, Michael F" w:date="2017-07-27T15:26:00Z">
        <w:r>
          <w:rPr>
            <w:b/>
            <w:bCs/>
          </w:rPr>
          <w:t xml:space="preserve"> </w:t>
        </w:r>
        <w:proofErr w:type="spellStart"/>
        <w:r>
          <w:rPr>
            <w:b/>
            <w:bCs/>
          </w:rPr>
          <w:t>radiotelemetry</w:t>
        </w:r>
        <w:proofErr w:type="spellEnd"/>
        <w:r>
          <w:rPr>
            <w:b/>
            <w:bCs/>
          </w:rPr>
          <w:t xml:space="preserve"> to </w:t>
        </w:r>
      </w:ins>
      <w:ins w:id="5" w:author="Westphal, Michael F" w:date="2017-07-27T15:27:00Z">
        <w:r>
          <w:rPr>
            <w:b/>
            <w:bCs/>
          </w:rPr>
          <w:t>assess</w:t>
        </w:r>
      </w:ins>
      <w:ins w:id="6" w:author="Westphal, Michael F" w:date="2017-07-27T15:26:00Z">
        <w:r>
          <w:rPr>
            <w:b/>
            <w:bCs/>
          </w:rPr>
          <w:t xml:space="preserve"> </w:t>
        </w:r>
      </w:ins>
      <w:ins w:id="7" w:author="Westphal, Michael F" w:date="2017-07-27T15:29:00Z">
        <w:r>
          <w:rPr>
            <w:b/>
            <w:bCs/>
          </w:rPr>
          <w:t>the benefits of desert shrubs to an endangered lizard</w:t>
        </w:r>
      </w:ins>
    </w:p>
    <w:p w14:paraId="74CF3D3A" w14:textId="2D294BEB" w:rsidR="00035BFF" w:rsidDel="00AF6835" w:rsidRDefault="00035BFF" w:rsidP="005B46DE">
      <w:pPr>
        <w:pStyle w:val="Body"/>
        <w:spacing w:line="480" w:lineRule="auto"/>
        <w:rPr>
          <w:del w:id="8" w:author="Westphal, Michael F" w:date="2017-07-27T15:27:00Z"/>
          <w:b/>
          <w:bCs/>
        </w:rPr>
        <w:pPrChange w:id="9" w:author="Westphal, Michael F" w:date="2017-10-05T14:55:00Z">
          <w:pPr>
            <w:pStyle w:val="Body"/>
            <w:spacing w:line="480" w:lineRule="auto"/>
          </w:pPr>
        </w:pPrChange>
      </w:pPr>
      <w:del w:id="10" w:author="Westphal, Michael F" w:date="2017-07-27T15:26:00Z">
        <w:r w:rsidDel="00AF6835">
          <w:rPr>
            <w:b/>
            <w:bCs/>
          </w:rPr>
          <w:delText xml:space="preserve"> </w:delText>
        </w:r>
        <w:commentRangeStart w:id="11"/>
        <w:commentRangeStart w:id="12"/>
        <w:r w:rsidDel="00AF6835">
          <w:rPr>
            <w:b/>
            <w:bCs/>
          </w:rPr>
          <w:delText>an</w:delText>
        </w:r>
      </w:del>
      <w:commentRangeEnd w:id="11"/>
      <w:r w:rsidR="005D1D38">
        <w:rPr>
          <w:rStyle w:val="CommentReference"/>
          <w:rFonts w:cs="Times New Roman"/>
          <w:color w:val="auto"/>
        </w:rPr>
        <w:commentReference w:id="11"/>
      </w:r>
      <w:commentRangeEnd w:id="12"/>
      <w:r w:rsidR="005D1D38">
        <w:rPr>
          <w:rStyle w:val="CommentReference"/>
          <w:rFonts w:cs="Times New Roman"/>
          <w:color w:val="auto"/>
        </w:rPr>
        <w:commentReference w:id="12"/>
      </w:r>
      <w:del w:id="13" w:author="Westphal, Michael F" w:date="2017-07-27T15:26:00Z">
        <w:r w:rsidDel="00AF6835">
          <w:rPr>
            <w:b/>
            <w:bCs/>
          </w:rPr>
          <w:delText xml:space="preserve"> </w:delText>
        </w:r>
      </w:del>
    </w:p>
    <w:p w14:paraId="4D6CE0B7" w14:textId="77777777" w:rsidR="00035BFF" w:rsidRPr="005D1D38" w:rsidDel="00AF6835" w:rsidRDefault="00035BFF" w:rsidP="005B46DE">
      <w:pPr>
        <w:pStyle w:val="Body"/>
        <w:spacing w:line="480" w:lineRule="auto"/>
        <w:rPr>
          <w:del w:id="14" w:author="Westphal, Michael F" w:date="2017-07-27T15:27:00Z"/>
          <w:b/>
          <w:bCs/>
        </w:rPr>
        <w:pPrChange w:id="15" w:author="Westphal, Michael F" w:date="2017-10-05T14:55:00Z">
          <w:pPr>
            <w:pStyle w:val="Body"/>
            <w:spacing w:line="480" w:lineRule="auto"/>
          </w:pPr>
        </w:pPrChange>
      </w:pPr>
    </w:p>
    <w:p w14:paraId="64F5B60D" w14:textId="77777777" w:rsidR="00035BFF" w:rsidRPr="005D1D38" w:rsidDel="005D1D38" w:rsidRDefault="002C1BEA" w:rsidP="005B46DE">
      <w:pPr>
        <w:pStyle w:val="Body"/>
        <w:spacing w:line="480" w:lineRule="auto"/>
        <w:rPr>
          <w:del w:id="16" w:author="Westphal, Michael F" w:date="2017-07-27T15:27:00Z"/>
          <w:b/>
          <w:bCs/>
        </w:rPr>
        <w:pPrChange w:id="17" w:author="Westphal, Michael F" w:date="2017-10-05T14:55:00Z">
          <w:pPr>
            <w:pStyle w:val="Body"/>
            <w:spacing w:line="480" w:lineRule="auto"/>
          </w:pPr>
        </w:pPrChange>
      </w:pPr>
      <w:r>
        <w:rPr>
          <w:rStyle w:val="CommentReference"/>
          <w:rFonts w:cs="Times New Roman"/>
          <w:color w:val="auto"/>
        </w:rPr>
        <w:commentReference w:id="18"/>
      </w:r>
    </w:p>
    <w:p w14:paraId="41560E4D" w14:textId="77777777" w:rsidR="00035BFF" w:rsidRPr="005D1D38" w:rsidDel="005D1D38" w:rsidRDefault="002C1BEA" w:rsidP="005B46DE">
      <w:pPr>
        <w:pStyle w:val="Body"/>
        <w:spacing w:line="480" w:lineRule="auto"/>
        <w:rPr>
          <w:del w:id="19" w:author="Westphal, Michael F" w:date="2017-07-30T14:02:00Z"/>
          <w:b/>
          <w:bCs/>
        </w:rPr>
        <w:pPrChange w:id="20" w:author="Westphal, Michael F" w:date="2017-10-05T14:55:00Z">
          <w:pPr>
            <w:pStyle w:val="Body"/>
            <w:spacing w:line="480" w:lineRule="auto"/>
          </w:pPr>
        </w:pPrChange>
      </w:pPr>
      <w:r>
        <w:rPr>
          <w:rStyle w:val="CommentReference"/>
          <w:rFonts w:cs="Times New Roman"/>
          <w:color w:val="auto"/>
        </w:rPr>
        <w:commentReference w:id="21"/>
      </w:r>
    </w:p>
    <w:p w14:paraId="1D6F8A4C" w14:textId="77777777" w:rsidR="00035BFF" w:rsidDel="00AF6835" w:rsidRDefault="00035BFF" w:rsidP="005B46DE">
      <w:pPr>
        <w:pStyle w:val="Body"/>
        <w:spacing w:line="480" w:lineRule="auto"/>
        <w:rPr>
          <w:del w:id="22" w:author="Westphal, Michael F" w:date="2017-07-27T15:30:00Z"/>
          <w:sz w:val="22"/>
          <w:szCs w:val="22"/>
        </w:rPr>
        <w:pPrChange w:id="23" w:author="Westphal, Michael F" w:date="2017-10-05T14:55:00Z">
          <w:pPr>
            <w:pStyle w:val="Body"/>
            <w:spacing w:line="480" w:lineRule="auto"/>
          </w:pPr>
        </w:pPrChange>
      </w:pPr>
      <w:r>
        <w:rPr>
          <w:b/>
          <w:bCs/>
        </w:rPr>
        <w:t>Abstract</w:t>
      </w:r>
    </w:p>
    <w:p w14:paraId="5B1955C8" w14:textId="77777777" w:rsidR="00AF6835" w:rsidRDefault="00AF6835" w:rsidP="005B46DE">
      <w:pPr>
        <w:pStyle w:val="Body"/>
        <w:spacing w:line="480" w:lineRule="auto"/>
        <w:rPr>
          <w:ins w:id="24" w:author="Westphal, Michael F" w:date="2017-07-27T15:30:00Z"/>
          <w:b/>
          <w:bCs/>
          <w:sz w:val="22"/>
          <w:szCs w:val="22"/>
        </w:rPr>
        <w:pPrChange w:id="25" w:author="Westphal, Michael F" w:date="2017-10-05T14:55:00Z">
          <w:pPr>
            <w:pStyle w:val="Body"/>
            <w:spacing w:line="480" w:lineRule="auto"/>
          </w:pPr>
        </w:pPrChange>
      </w:pPr>
    </w:p>
    <w:p w14:paraId="75FCC121" w14:textId="5F89E7AE" w:rsidR="00736E7E" w:rsidRDefault="00034662" w:rsidP="005B46DE">
      <w:pPr>
        <w:pStyle w:val="Body"/>
        <w:spacing w:line="480" w:lineRule="auto"/>
        <w:ind w:firstLine="720"/>
        <w:rPr>
          <w:sz w:val="22"/>
          <w:szCs w:val="22"/>
        </w:rPr>
        <w:pPrChange w:id="26" w:author="Westphal, Michael F" w:date="2017-10-05T14:54:00Z">
          <w:pPr>
            <w:pStyle w:val="Body"/>
            <w:spacing w:line="480" w:lineRule="auto"/>
          </w:pPr>
        </w:pPrChange>
      </w:pPr>
      <w:del w:id="27" w:author="Westphal, Michael F" w:date="2017-07-27T15:30:00Z">
        <w:r w:rsidDel="00AF6835">
          <w:rPr>
            <w:sz w:val="22"/>
            <w:szCs w:val="22"/>
          </w:rPr>
          <w:delText>Animal interactions with dominant or foundation plant species are an important component of many ecosystems including deserts. The blunt-nosed leopard lizard (</w:delText>
        </w:r>
        <w:r w:rsidDel="00AF6835">
          <w:rPr>
            <w:i/>
            <w:iCs/>
            <w:sz w:val="22"/>
            <w:szCs w:val="22"/>
          </w:rPr>
          <w:delText>Gambelia sila</w:delText>
        </w:r>
        <w:r w:rsidDel="00AF6835">
          <w:rPr>
            <w:sz w:val="22"/>
            <w:szCs w:val="22"/>
          </w:rPr>
          <w:delText>) is an endangered species found in the San Joaquin Desert of California. This species is found mainly on semi-arid grassland habitat where the dominant plant species are most often shrubs such as mormon tea (</w:delText>
        </w:r>
        <w:r w:rsidDel="00AF6835">
          <w:rPr>
            <w:i/>
            <w:iCs/>
            <w:sz w:val="22"/>
            <w:szCs w:val="22"/>
          </w:rPr>
          <w:delText>Ephedra californica</w:delText>
        </w:r>
        <w:r w:rsidDel="00AF6835">
          <w:rPr>
            <w:sz w:val="22"/>
            <w:szCs w:val="22"/>
          </w:rPr>
          <w:delText xml:space="preserve">). Here, we examine habitat association by </w:delText>
        </w:r>
        <w:r w:rsidDel="00AF6835">
          <w:rPr>
            <w:i/>
            <w:iCs/>
            <w:sz w:val="22"/>
            <w:szCs w:val="22"/>
          </w:rPr>
          <w:delText>G. sila</w:delText>
        </w:r>
        <w:r w:rsidDel="00AF6835">
          <w:rPr>
            <w:sz w:val="22"/>
            <w:szCs w:val="22"/>
          </w:rPr>
          <w:delText xml:space="preserve"> to determine whether these lizards are positively influenced by shrubs through facilitation. We compare the use of shrubs relative to other habitat types to examine whether lizards are potentially facilitated by shrubs. We examine potential facilitation through both direct interactions, such as shelter and refuge provided by the shrub, and indirect interactions, such as an increase shelter from burrows dug by small mammals that can be associated with shrubs. We located and observed 31 </w:delText>
        </w:r>
        <w:r w:rsidDel="00AF6835">
          <w:rPr>
            <w:i/>
            <w:iCs/>
            <w:sz w:val="22"/>
            <w:szCs w:val="22"/>
          </w:rPr>
          <w:delText>G. sila</w:delText>
        </w:r>
        <w:r w:rsidDel="00AF6835">
          <w:rPr>
            <w:sz w:val="22"/>
            <w:szCs w:val="22"/>
          </w:rPr>
          <w:delText xml:space="preserve"> individuals using radio telemetry, 3 times a day, for 15 consecutive days in summer 2016 at the Carrizo Plain National Monument, California. Observing individuals multiple times a day as opposed to the once daily observation typical in </w:delText>
        </w:r>
        <w:r w:rsidDel="00AF6835">
          <w:rPr>
            <w:i/>
            <w:iCs/>
            <w:sz w:val="22"/>
            <w:szCs w:val="22"/>
          </w:rPr>
          <w:delText>G. sila</w:delText>
        </w:r>
        <w:r w:rsidDel="00AF6835">
          <w:rPr>
            <w:sz w:val="22"/>
            <w:szCs w:val="22"/>
          </w:rPr>
          <w:delText xml:space="preserve"> studies allows us to observe and compare locations and behaviors at different times of the day, when environmental conditions and physiological needs can be very different.  We found </w:delText>
        </w:r>
        <w:r w:rsidDel="00AF6835">
          <w:rPr>
            <w:i/>
            <w:iCs/>
            <w:sz w:val="22"/>
            <w:szCs w:val="22"/>
          </w:rPr>
          <w:delText>G. sila</w:delText>
        </w:r>
        <w:r w:rsidDel="00AF6835">
          <w:rPr>
            <w:sz w:val="22"/>
            <w:szCs w:val="22"/>
          </w:rPr>
          <w:delText xml:space="preserve"> most frequently at burrows compared to other habitat types with 58.4% of observations of lizards occurring at or in a burrow. Shrubs were the second most common habitat type individuals were observed at, with lizards being observed significantly more at shrubs than all habitat types besides burrows. Thermoregulation and predator avoidance behaviors were observed under shrubs significantly more compared to other habitat types. Shrubs were also used by </w:delText>
        </w:r>
        <w:r w:rsidDel="00AF6835">
          <w:rPr>
            <w:i/>
            <w:iCs/>
            <w:sz w:val="22"/>
            <w:szCs w:val="22"/>
          </w:rPr>
          <w:delText>G. sila</w:delText>
        </w:r>
        <w:r w:rsidDel="00AF6835">
          <w:rPr>
            <w:sz w:val="22"/>
            <w:szCs w:val="22"/>
          </w:rPr>
          <w:delText xml:space="preserve"> more frequently in the afternoon, when temperatures are typically at their highest, compared with the morning when temperatures are typically lower.  These findings do not necessarily suggest that </w:delText>
        </w:r>
        <w:r w:rsidDel="00AF6835">
          <w:rPr>
            <w:i/>
            <w:iCs/>
            <w:sz w:val="22"/>
            <w:szCs w:val="22"/>
          </w:rPr>
          <w:delText>G. sila</w:delText>
        </w:r>
        <w:r w:rsidDel="00AF6835">
          <w:rPr>
            <w:sz w:val="22"/>
            <w:szCs w:val="22"/>
          </w:rPr>
          <w:delText xml:space="preserve"> require shrubs to persist within a region. However, the behavior types observed under shrubs and the daily timing of increased shrub use indicates that the services shrubs provide such as shelter from heat and refuge from predators may directly benefit lizards in many instances. Desert shrubs also positively influence many other species of animals such as small mammals that provide necessary burrow habitats for lizards, suggesting that shrubs indirectly facilitate lizards. This indicates that facilitation of </w:delText>
        </w:r>
        <w:r w:rsidDel="00AF6835">
          <w:rPr>
            <w:i/>
            <w:iCs/>
            <w:sz w:val="22"/>
            <w:szCs w:val="22"/>
          </w:rPr>
          <w:delText>G. sila</w:delText>
        </w:r>
        <w:r w:rsidDel="00AF6835">
          <w:rPr>
            <w:sz w:val="22"/>
            <w:szCs w:val="22"/>
          </w:rPr>
          <w:delText xml:space="preserve"> by shrubs is facultative. This association between lizards and shrubs is an important indicator of potential ecological interaction that may be useful for blunt-nosed leopard lizard management.</w:delText>
        </w:r>
      </w:del>
      <w:ins w:id="28" w:author="Westphal, Michael F" w:date="2017-07-27T15:31:00Z">
        <w:r w:rsidR="00AF6835">
          <w:rPr>
            <w:sz w:val="22"/>
            <w:szCs w:val="22"/>
          </w:rPr>
          <w:t>Shrubs are known to play a key role in the structure of desert communities</w:t>
        </w:r>
      </w:ins>
      <w:ins w:id="29" w:author="Westphal, Michael F" w:date="2017-07-27T15:33:00Z">
        <w:r w:rsidR="00AF6835">
          <w:rPr>
            <w:sz w:val="22"/>
            <w:szCs w:val="22"/>
          </w:rPr>
          <w:t xml:space="preserve"> and </w:t>
        </w:r>
      </w:ins>
      <w:ins w:id="30" w:author="Westphal, Michael F" w:date="2017-10-05T14:26:00Z">
        <w:r w:rsidR="00A65F92">
          <w:rPr>
            <w:sz w:val="22"/>
            <w:szCs w:val="22"/>
          </w:rPr>
          <w:t>can</w:t>
        </w:r>
      </w:ins>
      <w:ins w:id="31" w:author="Westphal, Michael F" w:date="2017-07-27T15:33:00Z">
        <w:r w:rsidR="00AF6835">
          <w:rPr>
            <w:sz w:val="22"/>
            <w:szCs w:val="22"/>
          </w:rPr>
          <w:t xml:space="preserve"> function as foundation species</w:t>
        </w:r>
      </w:ins>
      <w:ins w:id="32" w:author="Westphal, Michael F" w:date="2017-07-27T15:31:00Z">
        <w:r w:rsidR="00AF6835">
          <w:rPr>
            <w:sz w:val="22"/>
            <w:szCs w:val="22"/>
          </w:rPr>
          <w:t xml:space="preserve">.  Foundation species provide </w:t>
        </w:r>
      </w:ins>
      <w:ins w:id="33" w:author="Westphal, Michael F" w:date="2017-07-27T15:33:00Z">
        <w:r w:rsidR="00AF6835">
          <w:rPr>
            <w:sz w:val="22"/>
            <w:szCs w:val="22"/>
          </w:rPr>
          <w:t xml:space="preserve">crucial </w:t>
        </w:r>
      </w:ins>
      <w:ins w:id="34" w:author="Westphal, Michael F" w:date="2017-07-27T15:31:00Z">
        <w:r w:rsidR="00AF6835">
          <w:rPr>
            <w:sz w:val="22"/>
            <w:szCs w:val="22"/>
          </w:rPr>
          <w:t>benefits to other species</w:t>
        </w:r>
      </w:ins>
      <w:ins w:id="35" w:author="Westphal, Michael F" w:date="2017-07-27T15:32:00Z">
        <w:r w:rsidR="00AF6835">
          <w:rPr>
            <w:sz w:val="22"/>
            <w:szCs w:val="22"/>
          </w:rPr>
          <w:t xml:space="preserve"> and can enhance the resilience of the community.  Describing the relationships among shrubs and other species, including vertebrates, is important for preserving and restoring desert habitat.  </w:t>
        </w:r>
      </w:ins>
      <w:ins w:id="36" w:author="Westphal, Michael F" w:date="2017-07-27T15:38:00Z">
        <w:r w:rsidR="00965910">
          <w:rPr>
            <w:sz w:val="22"/>
            <w:szCs w:val="22"/>
          </w:rPr>
          <w:t>Prior efforts</w:t>
        </w:r>
      </w:ins>
      <w:ins w:id="37" w:author="Westphal, Michael F" w:date="2017-07-27T15:34:00Z">
        <w:r w:rsidR="00AF6835">
          <w:rPr>
            <w:sz w:val="22"/>
            <w:szCs w:val="22"/>
          </w:rPr>
          <w:t xml:space="preserve"> </w:t>
        </w:r>
      </w:ins>
      <w:ins w:id="38" w:author="Westphal, Michael F" w:date="2017-07-27T15:35:00Z">
        <w:r w:rsidR="00AF6835">
          <w:rPr>
            <w:sz w:val="22"/>
            <w:szCs w:val="22"/>
          </w:rPr>
          <w:t xml:space="preserve">based on movement ecology </w:t>
        </w:r>
      </w:ins>
      <w:ins w:id="39" w:author="Westphal, Michael F" w:date="2017-07-27T15:34:00Z">
        <w:r w:rsidR="00AF6835">
          <w:rPr>
            <w:sz w:val="22"/>
            <w:szCs w:val="22"/>
          </w:rPr>
          <w:t xml:space="preserve">to characterize the importance of </w:t>
        </w:r>
      </w:ins>
      <w:ins w:id="40" w:author="Westphal, Michael F" w:date="2017-07-28T12:59:00Z">
        <w:r w:rsidR="00924CA9">
          <w:rPr>
            <w:sz w:val="22"/>
            <w:szCs w:val="22"/>
          </w:rPr>
          <w:t xml:space="preserve">a foundation species shrub, </w:t>
        </w:r>
        <w:r w:rsidR="00924CA9" w:rsidRPr="00924CA9">
          <w:rPr>
            <w:i/>
            <w:sz w:val="22"/>
            <w:szCs w:val="22"/>
            <w:rPrChange w:id="41" w:author="Westphal, Michael F" w:date="2017-07-28T12:59:00Z">
              <w:rPr>
                <w:sz w:val="22"/>
                <w:szCs w:val="22"/>
              </w:rPr>
            </w:rPrChange>
          </w:rPr>
          <w:t xml:space="preserve">Ephedra </w:t>
        </w:r>
        <w:proofErr w:type="spellStart"/>
        <w:r w:rsidR="00924CA9" w:rsidRPr="00924CA9">
          <w:rPr>
            <w:i/>
            <w:sz w:val="22"/>
            <w:szCs w:val="22"/>
            <w:rPrChange w:id="42" w:author="Westphal, Michael F" w:date="2017-07-28T12:59:00Z">
              <w:rPr>
                <w:sz w:val="22"/>
                <w:szCs w:val="22"/>
              </w:rPr>
            </w:rPrChange>
          </w:rPr>
          <w:t>californica</w:t>
        </w:r>
        <w:proofErr w:type="spellEnd"/>
        <w:r w:rsidR="00924CA9">
          <w:rPr>
            <w:sz w:val="22"/>
            <w:szCs w:val="22"/>
          </w:rPr>
          <w:t>,</w:t>
        </w:r>
      </w:ins>
      <w:ins w:id="43" w:author="Westphal, Michael F" w:date="2017-07-27T15:34:00Z">
        <w:r w:rsidR="00AF6835">
          <w:rPr>
            <w:sz w:val="22"/>
            <w:szCs w:val="22"/>
          </w:rPr>
          <w:t xml:space="preserve"> to the endangered blunt-nosed leopard lizard, </w:t>
        </w:r>
        <w:proofErr w:type="spellStart"/>
        <w:r w:rsidR="00AF6835" w:rsidRPr="00AF6835">
          <w:rPr>
            <w:i/>
            <w:sz w:val="22"/>
            <w:szCs w:val="22"/>
            <w:rPrChange w:id="44" w:author="Westphal, Michael F" w:date="2017-07-27T15:35:00Z">
              <w:rPr>
                <w:sz w:val="22"/>
                <w:szCs w:val="22"/>
              </w:rPr>
            </w:rPrChange>
          </w:rPr>
          <w:t>Gambelia</w:t>
        </w:r>
        <w:proofErr w:type="spellEnd"/>
        <w:r w:rsidR="00AF6835" w:rsidRPr="00AF6835">
          <w:rPr>
            <w:i/>
            <w:sz w:val="22"/>
            <w:szCs w:val="22"/>
            <w:rPrChange w:id="45" w:author="Westphal, Michael F" w:date="2017-07-27T15:35:00Z">
              <w:rPr>
                <w:sz w:val="22"/>
                <w:szCs w:val="22"/>
              </w:rPr>
            </w:rPrChange>
          </w:rPr>
          <w:t xml:space="preserve"> </w:t>
        </w:r>
        <w:proofErr w:type="spellStart"/>
        <w:r w:rsidR="00AF6835" w:rsidRPr="00AF6835">
          <w:rPr>
            <w:i/>
            <w:sz w:val="22"/>
            <w:szCs w:val="22"/>
            <w:rPrChange w:id="46" w:author="Westphal, Michael F" w:date="2017-07-27T15:35:00Z">
              <w:rPr>
                <w:sz w:val="22"/>
                <w:szCs w:val="22"/>
              </w:rPr>
            </w:rPrChange>
          </w:rPr>
          <w:t>sila</w:t>
        </w:r>
        <w:proofErr w:type="spellEnd"/>
        <w:r w:rsidR="00AF6835">
          <w:rPr>
            <w:sz w:val="22"/>
            <w:szCs w:val="22"/>
          </w:rPr>
          <w:t xml:space="preserve">, obtained ambiguous results.  </w:t>
        </w:r>
      </w:ins>
      <w:ins w:id="47" w:author="Westphal, Michael F" w:date="2017-07-27T15:37:00Z">
        <w:r w:rsidR="00965910">
          <w:rPr>
            <w:sz w:val="22"/>
            <w:szCs w:val="22"/>
          </w:rPr>
          <w:t xml:space="preserve">We </w:t>
        </w:r>
      </w:ins>
      <w:ins w:id="48" w:author="Westphal, Michael F" w:date="2017-07-27T15:36:00Z">
        <w:r w:rsidR="00965910">
          <w:rPr>
            <w:sz w:val="22"/>
            <w:szCs w:val="22"/>
          </w:rPr>
          <w:t xml:space="preserve">approached the same question from the perspective of ecological facilitation, </w:t>
        </w:r>
      </w:ins>
      <w:ins w:id="49" w:author="Westphal, Michael F" w:date="2017-07-30T14:03:00Z">
        <w:r w:rsidR="005D1D38">
          <w:rPr>
            <w:sz w:val="22"/>
            <w:szCs w:val="22"/>
          </w:rPr>
          <w:t xml:space="preserve">which has been well developed in the context of analyzing the interactions of shrubs with other species.  We </w:t>
        </w:r>
      </w:ins>
      <w:ins w:id="50" w:author="Westphal, Michael F" w:date="2017-07-27T15:39:00Z">
        <w:r w:rsidR="00965910">
          <w:rPr>
            <w:sz w:val="22"/>
            <w:szCs w:val="22"/>
          </w:rPr>
          <w:t>sought to directly test the association between lizards and shrubs by tak</w:t>
        </w:r>
      </w:ins>
      <w:ins w:id="51" w:author="Westphal, Michael F" w:date="2017-07-27T15:40:00Z">
        <w:r w:rsidR="00965910">
          <w:rPr>
            <w:sz w:val="22"/>
            <w:szCs w:val="22"/>
          </w:rPr>
          <w:t>ing</w:t>
        </w:r>
      </w:ins>
      <w:ins w:id="52" w:author="Westphal, Michael F" w:date="2017-07-27T15:39:00Z">
        <w:r w:rsidR="00965910">
          <w:rPr>
            <w:sz w:val="22"/>
            <w:szCs w:val="22"/>
          </w:rPr>
          <w:t xml:space="preserve"> </w:t>
        </w:r>
      </w:ins>
      <w:ins w:id="53" w:author="Westphal, Michael F" w:date="2017-07-27T15:40:00Z">
        <w:r w:rsidR="00965910">
          <w:rPr>
            <w:sz w:val="22"/>
            <w:szCs w:val="22"/>
          </w:rPr>
          <w:t>locality data</w:t>
        </w:r>
      </w:ins>
      <w:ins w:id="54" w:author="Westphal, Michael F" w:date="2017-07-27T15:39:00Z">
        <w:r w:rsidR="00965910">
          <w:rPr>
            <w:sz w:val="22"/>
            <w:szCs w:val="22"/>
          </w:rPr>
          <w:t xml:space="preserve"> </w:t>
        </w:r>
      </w:ins>
      <w:ins w:id="55" w:author="Westphal, Michael F" w:date="2017-07-27T15:46:00Z">
        <w:r>
          <w:rPr>
            <w:sz w:val="22"/>
            <w:szCs w:val="22"/>
          </w:rPr>
          <w:t xml:space="preserve">from </w:t>
        </w:r>
        <w:proofErr w:type="spellStart"/>
        <w:r>
          <w:rPr>
            <w:sz w:val="22"/>
            <w:szCs w:val="22"/>
          </w:rPr>
          <w:t>radiotagged</w:t>
        </w:r>
        <w:proofErr w:type="spellEnd"/>
        <w:r>
          <w:rPr>
            <w:sz w:val="22"/>
            <w:szCs w:val="22"/>
          </w:rPr>
          <w:t xml:space="preserve"> lizards </w:t>
        </w:r>
      </w:ins>
      <w:ins w:id="56" w:author="Westphal, Michael F" w:date="2017-07-27T15:40:00Z">
        <w:r w:rsidR="00965910">
          <w:rPr>
            <w:sz w:val="22"/>
            <w:szCs w:val="22"/>
          </w:rPr>
          <w:t xml:space="preserve">at multiple times </w:t>
        </w:r>
      </w:ins>
      <w:ins w:id="57" w:author="Westphal, Michael F" w:date="2017-07-27T15:39:00Z">
        <w:r w:rsidR="00965910">
          <w:rPr>
            <w:sz w:val="22"/>
            <w:szCs w:val="22"/>
          </w:rPr>
          <w:t>throughout the lizard’s daily movements</w:t>
        </w:r>
      </w:ins>
      <w:ins w:id="58" w:author="Westphal, Michael F" w:date="2017-07-27T15:46:00Z">
        <w:r>
          <w:rPr>
            <w:sz w:val="22"/>
            <w:szCs w:val="22"/>
          </w:rPr>
          <w:t>,</w:t>
        </w:r>
      </w:ins>
      <w:ins w:id="59" w:author="Westphal, Michael F" w:date="2017-07-27T15:40:00Z">
        <w:r w:rsidR="00965910">
          <w:rPr>
            <w:sz w:val="22"/>
            <w:szCs w:val="22"/>
          </w:rPr>
          <w:t xml:space="preserve"> each time assessing whether a particular lizard was associated </w:t>
        </w:r>
      </w:ins>
      <w:ins w:id="60" w:author="Westphal, Michael F" w:date="2017-07-27T15:42:00Z">
        <w:r w:rsidR="00965910">
          <w:rPr>
            <w:sz w:val="22"/>
            <w:szCs w:val="22"/>
          </w:rPr>
          <w:t xml:space="preserve">either </w:t>
        </w:r>
      </w:ins>
      <w:ins w:id="61" w:author="Westphal, Michael F" w:date="2017-07-27T15:40:00Z">
        <w:r w:rsidR="00965910">
          <w:rPr>
            <w:sz w:val="22"/>
            <w:szCs w:val="22"/>
          </w:rPr>
          <w:t>with a shrub</w:t>
        </w:r>
      </w:ins>
      <w:ins w:id="62" w:author="Westphal, Michael F" w:date="2017-07-27T15:42:00Z">
        <w:r w:rsidR="00965910">
          <w:rPr>
            <w:sz w:val="22"/>
            <w:szCs w:val="22"/>
          </w:rPr>
          <w:t xml:space="preserve"> or one of several alternative </w:t>
        </w:r>
        <w:commentRangeStart w:id="63"/>
        <w:r w:rsidR="00965910" w:rsidRPr="00965910">
          <w:rPr>
            <w:sz w:val="22"/>
            <w:szCs w:val="22"/>
          </w:rPr>
          <w:t>habitats</w:t>
        </w:r>
      </w:ins>
      <w:commentRangeEnd w:id="63"/>
      <w:ins w:id="64" w:author="Westphal, Michael F" w:date="2017-10-05T14:11:00Z">
        <w:r w:rsidR="00CE490E">
          <w:rPr>
            <w:rStyle w:val="CommentReference"/>
            <w:rFonts w:cs="Times New Roman"/>
            <w:color w:val="auto"/>
          </w:rPr>
          <w:commentReference w:id="63"/>
        </w:r>
      </w:ins>
      <w:ins w:id="65" w:author="Westphal, Michael F" w:date="2017-07-27T15:42:00Z">
        <w:r w:rsidR="00CE490E">
          <w:rPr>
            <w:b/>
            <w:sz w:val="22"/>
            <w:szCs w:val="22"/>
            <w:rPrChange w:id="66" w:author="Westphal, Michael F" w:date="2017-07-27T15:43:00Z">
              <w:rPr>
                <w:b/>
                <w:sz w:val="22"/>
                <w:szCs w:val="22"/>
              </w:rPr>
            </w:rPrChange>
          </w:rPr>
          <w:t>.</w:t>
        </w:r>
      </w:ins>
      <w:ins w:id="67" w:author="Westphal, Michael F" w:date="2017-07-27T15:40:00Z">
        <w:r w:rsidR="00965910">
          <w:rPr>
            <w:sz w:val="22"/>
            <w:szCs w:val="22"/>
          </w:rPr>
          <w:t xml:space="preserve">  We also </w:t>
        </w:r>
      </w:ins>
      <w:ins w:id="68" w:author="Westphal, Michael F" w:date="2017-07-27T15:41:00Z">
        <w:r w:rsidR="00965910">
          <w:rPr>
            <w:sz w:val="22"/>
            <w:szCs w:val="22"/>
          </w:rPr>
          <w:t>recorded behavioral observations</w:t>
        </w:r>
      </w:ins>
      <w:ins w:id="69" w:author="Westphal, Michael F" w:date="2017-07-27T15:40:00Z">
        <w:r w:rsidR="00965910">
          <w:rPr>
            <w:sz w:val="22"/>
            <w:szCs w:val="22"/>
          </w:rPr>
          <w:t xml:space="preserve"> to ask whether particular</w:t>
        </w:r>
      </w:ins>
      <w:ins w:id="70" w:author="Westphal, Michael F" w:date="2017-07-27T15:41:00Z">
        <w:r w:rsidR="00965910">
          <w:rPr>
            <w:sz w:val="22"/>
            <w:szCs w:val="22"/>
          </w:rPr>
          <w:t xml:space="preserve"> behaviors were correlated with lizard use of shrubs.  </w:t>
        </w:r>
      </w:ins>
      <w:ins w:id="71" w:author="Westphal, Michael F" w:date="2017-07-27T15:43:00Z">
        <w:r w:rsidR="00965910">
          <w:rPr>
            <w:sz w:val="22"/>
            <w:szCs w:val="22"/>
          </w:rPr>
          <w:t xml:space="preserve">We obtained strong evidence for shrub use by </w:t>
        </w:r>
        <w:r w:rsidR="00924CA9" w:rsidRPr="00924CA9">
          <w:rPr>
            <w:i/>
            <w:sz w:val="22"/>
            <w:szCs w:val="22"/>
          </w:rPr>
          <w:t>G.</w:t>
        </w:r>
        <w:r w:rsidR="00965910" w:rsidRPr="00924CA9">
          <w:rPr>
            <w:i/>
            <w:sz w:val="22"/>
            <w:szCs w:val="22"/>
            <w:rPrChange w:id="72" w:author="Westphal, Michael F" w:date="2017-07-28T12:59:00Z">
              <w:rPr>
                <w:sz w:val="22"/>
                <w:szCs w:val="22"/>
              </w:rPr>
            </w:rPrChange>
          </w:rPr>
          <w:t xml:space="preserve">, </w:t>
        </w:r>
      </w:ins>
      <w:proofErr w:type="spellStart"/>
      <w:ins w:id="73" w:author="Westphal, Michael F" w:date="2017-07-27T15:47:00Z">
        <w:r w:rsidRPr="00924CA9">
          <w:rPr>
            <w:i/>
            <w:sz w:val="22"/>
            <w:szCs w:val="22"/>
            <w:rPrChange w:id="74" w:author="Westphal, Michael F" w:date="2017-07-28T12:59:00Z">
              <w:rPr>
                <w:sz w:val="22"/>
                <w:szCs w:val="22"/>
              </w:rPr>
            </w:rPrChange>
          </w:rPr>
          <w:t>sila</w:t>
        </w:r>
        <w:proofErr w:type="spellEnd"/>
        <w:r>
          <w:rPr>
            <w:sz w:val="22"/>
            <w:szCs w:val="22"/>
          </w:rPr>
          <w:t xml:space="preserve"> </w:t>
        </w:r>
      </w:ins>
      <w:ins w:id="75" w:author="Westphal, Michael F" w:date="2017-07-27T15:43:00Z">
        <w:r w:rsidR="00965910">
          <w:rPr>
            <w:sz w:val="22"/>
            <w:szCs w:val="22"/>
          </w:rPr>
          <w:t xml:space="preserve">and found shrub use to be correlated with </w:t>
        </w:r>
      </w:ins>
      <w:ins w:id="76" w:author="Westphal, Michael F" w:date="2017-07-27T15:46:00Z">
        <w:r>
          <w:rPr>
            <w:sz w:val="22"/>
            <w:szCs w:val="22"/>
          </w:rPr>
          <w:t xml:space="preserve">time of day, </w:t>
        </w:r>
      </w:ins>
      <w:ins w:id="77" w:author="Westphal, Michael F" w:date="2017-07-27T15:43:00Z">
        <w:r w:rsidR="00965910">
          <w:rPr>
            <w:sz w:val="22"/>
            <w:szCs w:val="22"/>
          </w:rPr>
          <w:t xml:space="preserve">thermoregulatory behavior </w:t>
        </w:r>
        <w:proofErr w:type="gramStart"/>
        <w:r w:rsidR="00965910">
          <w:rPr>
            <w:sz w:val="22"/>
            <w:szCs w:val="22"/>
          </w:rPr>
          <w:t>and</w:t>
        </w:r>
        <w:proofErr w:type="gramEnd"/>
        <w:r w:rsidR="00965910">
          <w:rPr>
            <w:sz w:val="22"/>
            <w:szCs w:val="22"/>
          </w:rPr>
          <w:t xml:space="preserve"> predator avoidance.</w:t>
        </w:r>
      </w:ins>
      <w:ins w:id="78" w:author="Westphal, Michael F" w:date="2017-07-27T15:44:00Z">
        <w:r w:rsidR="00965910">
          <w:rPr>
            <w:sz w:val="22"/>
            <w:szCs w:val="22"/>
          </w:rPr>
          <w:t xml:space="preserve">  </w:t>
        </w:r>
        <w:commentRangeStart w:id="79"/>
        <w:r w:rsidR="00965910">
          <w:rPr>
            <w:sz w:val="22"/>
            <w:szCs w:val="22"/>
          </w:rPr>
          <w:t>Our</w:t>
        </w:r>
      </w:ins>
      <w:commentRangeEnd w:id="79"/>
      <w:ins w:id="80" w:author="Westphal, Michael F" w:date="2017-10-05T14:27:00Z">
        <w:r w:rsidR="00A65F92">
          <w:rPr>
            <w:rStyle w:val="CommentReference"/>
            <w:rFonts w:cs="Times New Roman"/>
            <w:color w:val="auto"/>
          </w:rPr>
          <w:commentReference w:id="79"/>
        </w:r>
      </w:ins>
      <w:ins w:id="81" w:author="Westphal, Michael F" w:date="2017-07-27T15:44:00Z">
        <w:r w:rsidR="00965910">
          <w:rPr>
            <w:sz w:val="22"/>
            <w:szCs w:val="22"/>
          </w:rPr>
          <w:t xml:space="preserve"> study suggests that shrubs be considered as a com</w:t>
        </w:r>
      </w:ins>
      <w:ins w:id="82" w:author="Westphal, Michael F" w:date="2017-07-27T15:45:00Z">
        <w:r w:rsidR="00965910">
          <w:rPr>
            <w:sz w:val="22"/>
            <w:szCs w:val="22"/>
          </w:rPr>
          <w:t xml:space="preserve">ponent of high-quality habitat for </w:t>
        </w:r>
        <w:r w:rsidR="00924CA9" w:rsidRPr="00924CA9">
          <w:rPr>
            <w:i/>
            <w:sz w:val="22"/>
            <w:szCs w:val="22"/>
          </w:rPr>
          <w:t>G.</w:t>
        </w:r>
        <w:r w:rsidR="00965910" w:rsidRPr="00034662">
          <w:rPr>
            <w:i/>
            <w:sz w:val="22"/>
            <w:szCs w:val="22"/>
            <w:rPrChange w:id="83" w:author="Westphal, Michael F" w:date="2017-07-27T15:47:00Z">
              <w:rPr>
                <w:sz w:val="22"/>
                <w:szCs w:val="22"/>
              </w:rPr>
            </w:rPrChange>
          </w:rPr>
          <w:t xml:space="preserve"> </w:t>
        </w:r>
        <w:proofErr w:type="spellStart"/>
        <w:r w:rsidR="00965910" w:rsidRPr="00034662">
          <w:rPr>
            <w:i/>
            <w:sz w:val="22"/>
            <w:szCs w:val="22"/>
            <w:rPrChange w:id="84" w:author="Westphal, Michael F" w:date="2017-07-27T15:47:00Z">
              <w:rPr>
                <w:sz w:val="22"/>
                <w:szCs w:val="22"/>
              </w:rPr>
            </w:rPrChange>
          </w:rPr>
          <w:t>sila</w:t>
        </w:r>
        <w:proofErr w:type="spellEnd"/>
        <w:r w:rsidR="00965910">
          <w:rPr>
            <w:sz w:val="22"/>
            <w:szCs w:val="22"/>
          </w:rPr>
          <w:t xml:space="preserve"> when making decisions about habitat preservation or restoration and provides a model for assessing similar relationships for other desert species at risk.</w:t>
        </w:r>
      </w:ins>
      <w:del w:id="85" w:author="Westphal, Michael F" w:date="2017-07-27T15:30:00Z">
        <w:r w:rsidDel="00AF6835">
          <w:rPr>
            <w:sz w:val="22"/>
            <w:szCs w:val="22"/>
          </w:rPr>
          <w:delText xml:space="preserve"> </w:delText>
        </w:r>
      </w:del>
    </w:p>
    <w:p w14:paraId="7C8A0945" w14:textId="77777777" w:rsidR="00736E7E" w:rsidRDefault="00736E7E" w:rsidP="005B46DE">
      <w:pPr>
        <w:pStyle w:val="Body"/>
        <w:spacing w:line="480" w:lineRule="auto"/>
        <w:ind w:firstLine="720"/>
        <w:rPr>
          <w:sz w:val="22"/>
          <w:szCs w:val="22"/>
        </w:rPr>
        <w:pPrChange w:id="86" w:author="Westphal, Michael F" w:date="2017-10-05T14:54:00Z">
          <w:pPr>
            <w:pStyle w:val="Body"/>
            <w:spacing w:line="480" w:lineRule="auto"/>
          </w:pPr>
        </w:pPrChange>
      </w:pPr>
    </w:p>
    <w:p w14:paraId="569286B0" w14:textId="77777777" w:rsidR="00736E7E" w:rsidRDefault="00035BFF" w:rsidP="005B46DE">
      <w:pPr>
        <w:pStyle w:val="Body"/>
        <w:spacing w:line="480" w:lineRule="auto"/>
        <w:ind w:firstLine="720"/>
        <w:rPr>
          <w:sz w:val="22"/>
          <w:szCs w:val="22"/>
        </w:rPr>
        <w:pPrChange w:id="87" w:author="Westphal, Michael F" w:date="2017-10-05T14:54:00Z">
          <w:pPr>
            <w:pStyle w:val="Body"/>
            <w:spacing w:line="480" w:lineRule="auto"/>
          </w:pPr>
        </w:pPrChange>
      </w:pPr>
      <w:r>
        <w:rPr>
          <w:sz w:val="22"/>
          <w:szCs w:val="22"/>
        </w:rPr>
        <w:t> </w:t>
      </w:r>
    </w:p>
    <w:p w14:paraId="4E45FA0F" w14:textId="77777777" w:rsidR="00736E7E" w:rsidRDefault="00736E7E" w:rsidP="005B46DE">
      <w:pPr>
        <w:pStyle w:val="Body"/>
        <w:spacing w:line="480" w:lineRule="auto"/>
        <w:ind w:firstLine="720"/>
        <w:rPr>
          <w:sz w:val="22"/>
          <w:szCs w:val="22"/>
        </w:rPr>
        <w:pPrChange w:id="88" w:author="Westphal, Michael F" w:date="2017-10-05T14:54:00Z">
          <w:pPr>
            <w:pStyle w:val="Body"/>
            <w:spacing w:line="480" w:lineRule="auto"/>
          </w:pPr>
        </w:pPrChange>
      </w:pPr>
    </w:p>
    <w:p w14:paraId="6D96EF68" w14:textId="77777777" w:rsidR="00736E7E" w:rsidDel="00A65F92" w:rsidRDefault="00736E7E" w:rsidP="005B46DE">
      <w:pPr>
        <w:pStyle w:val="Body"/>
        <w:spacing w:line="480" w:lineRule="auto"/>
        <w:ind w:firstLine="720"/>
        <w:rPr>
          <w:del w:id="89" w:author="Westphal, Michael F" w:date="2017-10-05T14:27:00Z"/>
          <w:sz w:val="22"/>
          <w:szCs w:val="22"/>
        </w:rPr>
        <w:pPrChange w:id="90" w:author="Westphal, Michael F" w:date="2017-10-05T14:54:00Z">
          <w:pPr>
            <w:pStyle w:val="Body"/>
            <w:spacing w:line="480" w:lineRule="auto"/>
          </w:pPr>
        </w:pPrChange>
      </w:pPr>
    </w:p>
    <w:p w14:paraId="526B6071" w14:textId="77777777" w:rsidR="00736E7E" w:rsidDel="00A65F92" w:rsidRDefault="00736E7E" w:rsidP="005B46DE">
      <w:pPr>
        <w:pStyle w:val="Body"/>
        <w:spacing w:line="480" w:lineRule="auto"/>
        <w:ind w:firstLine="720"/>
        <w:rPr>
          <w:del w:id="91" w:author="Westphal, Michael F" w:date="2017-10-05T14:27:00Z"/>
          <w:sz w:val="22"/>
          <w:szCs w:val="22"/>
        </w:rPr>
        <w:pPrChange w:id="92" w:author="Westphal, Michael F" w:date="2017-10-05T14:54:00Z">
          <w:pPr>
            <w:pStyle w:val="Body"/>
            <w:spacing w:line="480" w:lineRule="auto"/>
          </w:pPr>
        </w:pPrChange>
      </w:pPr>
    </w:p>
    <w:p w14:paraId="7C5FAC09" w14:textId="77777777" w:rsidR="00736E7E" w:rsidDel="00A65F92" w:rsidRDefault="00736E7E" w:rsidP="005B46DE">
      <w:pPr>
        <w:pStyle w:val="Body"/>
        <w:spacing w:line="480" w:lineRule="auto"/>
        <w:ind w:firstLine="720"/>
        <w:rPr>
          <w:del w:id="93" w:author="Westphal, Michael F" w:date="2017-10-05T14:27:00Z"/>
          <w:sz w:val="22"/>
          <w:szCs w:val="22"/>
        </w:rPr>
        <w:pPrChange w:id="94" w:author="Westphal, Michael F" w:date="2017-10-05T14:54:00Z">
          <w:pPr>
            <w:pStyle w:val="Body"/>
            <w:spacing w:line="480" w:lineRule="auto"/>
          </w:pPr>
        </w:pPrChange>
      </w:pPr>
    </w:p>
    <w:p w14:paraId="7D57BF11" w14:textId="77777777" w:rsidR="00736E7E" w:rsidDel="00A65F92" w:rsidRDefault="00736E7E" w:rsidP="005B46DE">
      <w:pPr>
        <w:pStyle w:val="Body"/>
        <w:spacing w:line="480" w:lineRule="auto"/>
        <w:ind w:firstLine="720"/>
        <w:rPr>
          <w:del w:id="95" w:author="Westphal, Michael F" w:date="2017-10-05T14:27:00Z"/>
          <w:sz w:val="22"/>
          <w:szCs w:val="22"/>
        </w:rPr>
        <w:pPrChange w:id="96" w:author="Westphal, Michael F" w:date="2017-10-05T14:54:00Z">
          <w:pPr>
            <w:pStyle w:val="Body"/>
            <w:spacing w:line="480" w:lineRule="auto"/>
          </w:pPr>
        </w:pPrChange>
      </w:pPr>
    </w:p>
    <w:p w14:paraId="2A49DB4D" w14:textId="77777777" w:rsidR="00736E7E" w:rsidRDefault="00736E7E" w:rsidP="005B46DE">
      <w:pPr>
        <w:pStyle w:val="Body"/>
        <w:spacing w:line="480" w:lineRule="auto"/>
        <w:ind w:firstLine="720"/>
        <w:rPr>
          <w:sz w:val="22"/>
          <w:szCs w:val="22"/>
        </w:rPr>
        <w:pPrChange w:id="97" w:author="Westphal, Michael F" w:date="2017-10-05T14:54:00Z">
          <w:pPr>
            <w:pStyle w:val="Body"/>
            <w:spacing w:line="480" w:lineRule="auto"/>
          </w:pPr>
        </w:pPrChange>
      </w:pPr>
    </w:p>
    <w:p w14:paraId="6E6ED0A4" w14:textId="77777777" w:rsidR="00736E7E" w:rsidRDefault="00035BFF" w:rsidP="005B46DE">
      <w:pPr>
        <w:pStyle w:val="Body"/>
        <w:spacing w:line="480" w:lineRule="auto"/>
        <w:rPr>
          <w:b/>
          <w:bCs/>
          <w:sz w:val="22"/>
          <w:szCs w:val="22"/>
        </w:rPr>
        <w:pPrChange w:id="98" w:author="Westphal, Michael F" w:date="2017-10-05T14:55:00Z">
          <w:pPr>
            <w:pStyle w:val="Body"/>
            <w:spacing w:line="480" w:lineRule="auto"/>
          </w:pPr>
        </w:pPrChange>
      </w:pPr>
      <w:r>
        <w:rPr>
          <w:b/>
          <w:bCs/>
          <w:sz w:val="22"/>
          <w:szCs w:val="22"/>
          <w:lang w:val="fr-FR"/>
        </w:rPr>
        <w:lastRenderedPageBreak/>
        <w:t>Introduction</w:t>
      </w:r>
    </w:p>
    <w:p w14:paraId="2C472235" w14:textId="3B0FA3D1" w:rsidR="005D1D38" w:rsidRDefault="00924CA9" w:rsidP="005B46DE">
      <w:pPr>
        <w:pStyle w:val="Body"/>
        <w:spacing w:line="480" w:lineRule="auto"/>
        <w:ind w:firstLine="720"/>
        <w:rPr>
          <w:ins w:id="99" w:author="Westphal, Michael F" w:date="2017-07-30T14:05:00Z"/>
          <w:sz w:val="22"/>
          <w:szCs w:val="22"/>
        </w:rPr>
        <w:pPrChange w:id="100" w:author="Westphal, Michael F" w:date="2017-10-05T14:54:00Z">
          <w:pPr>
            <w:pStyle w:val="Body"/>
            <w:spacing w:line="480" w:lineRule="auto"/>
            <w:ind w:firstLine="720"/>
          </w:pPr>
        </w:pPrChange>
      </w:pPr>
      <w:ins w:id="101" w:author="Westphal, Michael F" w:date="2017-07-28T13:00:00Z">
        <w:r>
          <w:rPr>
            <w:sz w:val="22"/>
            <w:szCs w:val="22"/>
          </w:rPr>
          <w:t xml:space="preserve">The </w:t>
        </w:r>
      </w:ins>
      <w:ins w:id="102" w:author="Westphal, Michael F" w:date="2017-07-28T13:02:00Z">
        <w:r>
          <w:rPr>
            <w:sz w:val="22"/>
            <w:szCs w:val="22"/>
          </w:rPr>
          <w:t>conversion and loss</w:t>
        </w:r>
      </w:ins>
      <w:ins w:id="103" w:author="Westphal, Michael F" w:date="2017-07-28T13:00:00Z">
        <w:r>
          <w:rPr>
            <w:sz w:val="22"/>
            <w:szCs w:val="22"/>
          </w:rPr>
          <w:t xml:space="preserve"> of desert habitat is a </w:t>
        </w:r>
      </w:ins>
      <w:ins w:id="104" w:author="Westphal, Michael F" w:date="2017-07-28T13:01:00Z">
        <w:r>
          <w:rPr>
            <w:sz w:val="22"/>
            <w:szCs w:val="22"/>
          </w:rPr>
          <w:t xml:space="preserve">global </w:t>
        </w:r>
      </w:ins>
      <w:ins w:id="105" w:author="Westphal, Michael F" w:date="2017-07-28T13:00:00Z">
        <w:r>
          <w:rPr>
            <w:sz w:val="22"/>
            <w:szCs w:val="22"/>
          </w:rPr>
          <w:t>biodiversity crisis</w:t>
        </w:r>
      </w:ins>
      <w:ins w:id="106" w:author="Westphal, Michael F" w:date="2017-07-28T13:01:00Z">
        <w:r>
          <w:rPr>
            <w:sz w:val="22"/>
            <w:szCs w:val="22"/>
          </w:rPr>
          <w:t xml:space="preserve"> requiring immediate </w:t>
        </w:r>
      </w:ins>
      <w:ins w:id="107" w:author="Westphal, Michael F" w:date="2017-07-28T13:02:00Z">
        <w:r>
          <w:rPr>
            <w:sz w:val="22"/>
            <w:szCs w:val="22"/>
          </w:rPr>
          <w:t>intervention,</w:t>
        </w:r>
      </w:ins>
      <w:ins w:id="108" w:author="Westphal, Michael F" w:date="2017-07-28T13:01:00Z">
        <w:r>
          <w:rPr>
            <w:sz w:val="22"/>
            <w:szCs w:val="22"/>
          </w:rPr>
          <w:t xml:space="preserve"> including conservation of remaining undisturbed habitat and restoration of </w:t>
        </w:r>
      </w:ins>
      <w:ins w:id="109" w:author="Westphal, Michael F" w:date="2017-07-28T13:03:00Z">
        <w:r>
          <w:rPr>
            <w:sz w:val="22"/>
            <w:szCs w:val="22"/>
          </w:rPr>
          <w:t>degraded</w:t>
        </w:r>
      </w:ins>
      <w:ins w:id="110" w:author="Westphal, Michael F" w:date="2017-07-28T13:01:00Z">
        <w:r>
          <w:rPr>
            <w:sz w:val="22"/>
            <w:szCs w:val="22"/>
          </w:rPr>
          <w:t xml:space="preserve"> </w:t>
        </w:r>
        <w:commentRangeStart w:id="111"/>
        <w:r>
          <w:rPr>
            <w:sz w:val="22"/>
            <w:szCs w:val="22"/>
          </w:rPr>
          <w:t>desert</w:t>
        </w:r>
      </w:ins>
      <w:commentRangeEnd w:id="111"/>
      <w:ins w:id="112" w:author="Westphal, Michael F" w:date="2017-10-05T14:12:00Z">
        <w:r w:rsidR="00CE490E">
          <w:rPr>
            <w:rStyle w:val="CommentReference"/>
            <w:rFonts w:cs="Times New Roman"/>
            <w:color w:val="auto"/>
          </w:rPr>
          <w:commentReference w:id="111"/>
        </w:r>
      </w:ins>
      <w:ins w:id="113" w:author="Westphal, Michael F" w:date="2017-07-28T13:03:00Z">
        <w:r>
          <w:rPr>
            <w:sz w:val="22"/>
            <w:szCs w:val="22"/>
          </w:rPr>
          <w:t xml:space="preserve"> ()</w:t>
        </w:r>
      </w:ins>
      <w:ins w:id="114" w:author="Westphal, Michael F" w:date="2017-07-28T13:01:00Z">
        <w:r>
          <w:rPr>
            <w:sz w:val="22"/>
            <w:szCs w:val="22"/>
          </w:rPr>
          <w:t xml:space="preserve">.  </w:t>
        </w:r>
      </w:ins>
      <w:del w:id="115" w:author="Westphal, Michael F" w:date="2017-07-30T14:05:00Z">
        <w:r w:rsidR="00035BFF" w:rsidDel="005D1D38">
          <w:rPr>
            <w:sz w:val="22"/>
            <w:szCs w:val="22"/>
          </w:rPr>
          <w:delText xml:space="preserve">Habitat loss and fragmentation is a pressing issue in desert ecosystems worldwide </w:delText>
        </w:r>
      </w:del>
      <w:r w:rsidR="00035BFF">
        <w:rPr>
          <w:sz w:val="22"/>
          <w:szCs w:val="22"/>
        </w:rPr>
        <w:t xml:space="preserve">(Hannah et al. 1995, Hoekstra et al. 2005, </w:t>
      </w:r>
      <w:proofErr w:type="spellStart"/>
      <w:r w:rsidR="00035BFF">
        <w:rPr>
          <w:sz w:val="22"/>
          <w:szCs w:val="22"/>
        </w:rPr>
        <w:t>Kefi</w:t>
      </w:r>
      <w:proofErr w:type="spellEnd"/>
      <w:r w:rsidR="00035BFF">
        <w:rPr>
          <w:sz w:val="22"/>
          <w:szCs w:val="22"/>
        </w:rPr>
        <w:t xml:space="preserve"> et al. 2007</w:t>
      </w:r>
      <w:del w:id="116" w:author="Westphal, Michael F" w:date="2017-07-27T15:16:00Z">
        <w:r w:rsidR="00035BFF" w:rsidDel="00B20524">
          <w:rPr>
            <w:sz w:val="22"/>
            <w:szCs w:val="22"/>
          </w:rPr>
          <w:delText>, Germano et al 2011</w:delText>
        </w:r>
      </w:del>
      <w:r w:rsidR="00035BFF">
        <w:rPr>
          <w:sz w:val="22"/>
          <w:szCs w:val="22"/>
        </w:rPr>
        <w:t xml:space="preserve">). </w:t>
      </w:r>
      <w:del w:id="117" w:author="Westphal, Michael F" w:date="2017-07-30T14:05:00Z">
        <w:r w:rsidR="00035BFF" w:rsidDel="005D1D38">
          <w:rPr>
            <w:sz w:val="22"/>
            <w:szCs w:val="22"/>
          </w:rPr>
          <w:delText xml:space="preserve">Desert habitat is increasingly being developed for industry, agriculture and urban development </w:delText>
        </w:r>
      </w:del>
      <w:r w:rsidR="00035BFF">
        <w:rPr>
          <w:sz w:val="22"/>
          <w:szCs w:val="22"/>
        </w:rPr>
        <w:t>(Hoekstra et al. 2005</w:t>
      </w:r>
      <w:del w:id="118" w:author="Westphal, Michael F" w:date="2017-07-27T15:16:00Z">
        <w:r w:rsidR="00035BFF" w:rsidDel="00B20524">
          <w:rPr>
            <w:sz w:val="22"/>
            <w:szCs w:val="22"/>
          </w:rPr>
          <w:delText>, Germano et al 2011</w:delText>
        </w:r>
      </w:del>
      <w:r w:rsidR="00035BFF">
        <w:rPr>
          <w:sz w:val="22"/>
          <w:szCs w:val="22"/>
        </w:rPr>
        <w:t xml:space="preserve">). </w:t>
      </w:r>
      <w:del w:id="119" w:author="Westphal, Michael F" w:date="2017-07-30T14:05:00Z">
        <w:r w:rsidR="00035BFF" w:rsidDel="005D1D38">
          <w:rPr>
            <w:sz w:val="22"/>
            <w:szCs w:val="22"/>
          </w:rPr>
          <w:delText xml:space="preserve">Climate change further increases the risk to desert environments and species where in many places environmental conditions are predicted to become more extreme with higher temperatures and less rain. This will likely increase the environmental stress on many species </w:delText>
        </w:r>
      </w:del>
      <w:r w:rsidR="00035BFF">
        <w:rPr>
          <w:sz w:val="22"/>
          <w:szCs w:val="22"/>
        </w:rPr>
        <w:t>(</w:t>
      </w:r>
      <w:proofErr w:type="spellStart"/>
      <w:r w:rsidR="00035BFF">
        <w:rPr>
          <w:sz w:val="22"/>
          <w:szCs w:val="22"/>
        </w:rPr>
        <w:t>Mouat</w:t>
      </w:r>
      <w:proofErr w:type="spellEnd"/>
      <w:r w:rsidR="00035BFF">
        <w:rPr>
          <w:sz w:val="22"/>
          <w:szCs w:val="22"/>
        </w:rPr>
        <w:t xml:space="preserve"> et al. 2008, Bachelet et al. 2016, Westphal et al. 2016). </w:t>
      </w:r>
      <w:ins w:id="120" w:author="Westphal, Michael F" w:date="2017-07-30T14:05:00Z">
        <w:r w:rsidR="005D1D38">
          <w:rPr>
            <w:sz w:val="22"/>
            <w:szCs w:val="22"/>
          </w:rPr>
          <w:t xml:space="preserve">Identifying the drivers of </w:t>
        </w:r>
      </w:ins>
      <w:ins w:id="121" w:author="Westphal, Michael F" w:date="2017-10-05T14:28:00Z">
        <w:r w:rsidR="00A65F92">
          <w:rPr>
            <w:sz w:val="22"/>
            <w:szCs w:val="22"/>
          </w:rPr>
          <w:t xml:space="preserve">ecological </w:t>
        </w:r>
      </w:ins>
      <w:ins w:id="122" w:author="Westphal, Michael F" w:date="2017-07-30T14:05:00Z">
        <w:r w:rsidR="005D1D38">
          <w:rPr>
            <w:sz w:val="22"/>
            <w:szCs w:val="22"/>
          </w:rPr>
          <w:t xml:space="preserve">health </w:t>
        </w:r>
      </w:ins>
      <w:ins w:id="123" w:author="Westphal, Michael F" w:date="2017-10-05T14:28:00Z">
        <w:r w:rsidR="00A65F92">
          <w:rPr>
            <w:sz w:val="22"/>
            <w:szCs w:val="22"/>
          </w:rPr>
          <w:t xml:space="preserve">in </w:t>
        </w:r>
      </w:ins>
      <w:ins w:id="124" w:author="Westphal, Michael F" w:date="2017-07-30T14:05:00Z">
        <w:r w:rsidR="005D1D38">
          <w:rPr>
            <w:sz w:val="22"/>
            <w:szCs w:val="22"/>
          </w:rPr>
          <w:t xml:space="preserve">desert communities will be a crucial component of </w:t>
        </w:r>
      </w:ins>
      <w:ins w:id="125" w:author="Westphal, Michael F" w:date="2017-07-30T14:06:00Z">
        <w:r w:rsidR="005D1D38">
          <w:rPr>
            <w:sz w:val="22"/>
            <w:szCs w:val="22"/>
          </w:rPr>
          <w:t xml:space="preserve">such </w:t>
        </w:r>
        <w:commentRangeStart w:id="126"/>
        <w:r w:rsidR="005D1D38">
          <w:rPr>
            <w:sz w:val="22"/>
            <w:szCs w:val="22"/>
          </w:rPr>
          <w:t>interventions</w:t>
        </w:r>
      </w:ins>
      <w:commentRangeEnd w:id="126"/>
      <w:ins w:id="127" w:author="Westphal, Michael F" w:date="2017-10-05T14:12:00Z">
        <w:r w:rsidR="00CE490E">
          <w:rPr>
            <w:rStyle w:val="CommentReference"/>
            <w:rFonts w:cs="Times New Roman"/>
            <w:color w:val="auto"/>
          </w:rPr>
          <w:commentReference w:id="126"/>
        </w:r>
      </w:ins>
      <w:ins w:id="128" w:author="Westphal, Michael F" w:date="2017-07-30T14:06:00Z">
        <w:r w:rsidR="005D1D38">
          <w:rPr>
            <w:sz w:val="22"/>
            <w:szCs w:val="22"/>
          </w:rPr>
          <w:t xml:space="preserve"> ().  Shrubs are known to play important roles in the maintenance of diverse desert </w:t>
        </w:r>
      </w:ins>
      <w:ins w:id="129" w:author="Westphal, Michael F" w:date="2017-07-30T14:26:00Z">
        <w:r w:rsidR="00A6753D">
          <w:rPr>
            <w:sz w:val="22"/>
            <w:szCs w:val="22"/>
          </w:rPr>
          <w:t xml:space="preserve">plant </w:t>
        </w:r>
      </w:ins>
      <w:ins w:id="130" w:author="Westphal, Michael F" w:date="2017-07-30T14:06:00Z">
        <w:r w:rsidR="005D1D38">
          <w:rPr>
            <w:sz w:val="22"/>
            <w:szCs w:val="22"/>
          </w:rPr>
          <w:t>communities (</w:t>
        </w:r>
      </w:ins>
      <w:ins w:id="131" w:author="Westphal, Michael F" w:date="2017-07-30T14:25:00Z">
        <w:r w:rsidR="00A6753D">
          <w:rPr>
            <w:rFonts w:ascii="Times-Roman" w:hAnsi="Times-Roman" w:cs="Times-Roman"/>
            <w:color w:val="006BAD"/>
            <w:sz w:val="20"/>
            <w:szCs w:val="20"/>
          </w:rPr>
          <w:t xml:space="preserve">Flores &amp; </w:t>
        </w:r>
        <w:proofErr w:type="spellStart"/>
        <w:r w:rsidR="00A6753D">
          <w:rPr>
            <w:rFonts w:ascii="Times-Roman" w:hAnsi="Times-Roman" w:cs="Times-Roman"/>
            <w:color w:val="006BAD"/>
            <w:sz w:val="20"/>
            <w:szCs w:val="20"/>
          </w:rPr>
          <w:t>Jurado</w:t>
        </w:r>
        <w:proofErr w:type="spellEnd"/>
        <w:r w:rsidR="00A6753D">
          <w:rPr>
            <w:rFonts w:ascii="Times-Roman" w:hAnsi="Times-Roman" w:cs="Times-Roman"/>
            <w:color w:val="006BAD"/>
            <w:sz w:val="20"/>
            <w:szCs w:val="20"/>
          </w:rPr>
          <w:t xml:space="preserve"> </w:t>
        </w:r>
        <w:commentRangeStart w:id="132"/>
        <w:r w:rsidR="00A6753D">
          <w:rPr>
            <w:rFonts w:ascii="Times-Roman" w:hAnsi="Times-Roman" w:cs="Times-Roman"/>
            <w:color w:val="006BAD"/>
            <w:sz w:val="20"/>
            <w:szCs w:val="20"/>
          </w:rPr>
          <w:t>2003</w:t>
        </w:r>
      </w:ins>
      <w:commentRangeEnd w:id="132"/>
      <w:ins w:id="133" w:author="Westphal, Michael F" w:date="2017-10-05T14:28:00Z">
        <w:r w:rsidR="00A65F92">
          <w:rPr>
            <w:rStyle w:val="CommentReference"/>
            <w:rFonts w:cs="Times New Roman"/>
            <w:color w:val="auto"/>
          </w:rPr>
          <w:commentReference w:id="132"/>
        </w:r>
      </w:ins>
      <w:ins w:id="134" w:author="Westphal, Michael F" w:date="2017-07-30T14:06:00Z">
        <w:r w:rsidR="005D1D38">
          <w:rPr>
            <w:sz w:val="22"/>
            <w:szCs w:val="22"/>
          </w:rPr>
          <w:t>).</w:t>
        </w:r>
      </w:ins>
      <w:ins w:id="135" w:author="Westphal, Michael F" w:date="2017-07-30T14:25:00Z">
        <w:r w:rsidR="00A6753D">
          <w:rPr>
            <w:sz w:val="22"/>
            <w:szCs w:val="22"/>
          </w:rPr>
          <w:t xml:space="preserve">  </w:t>
        </w:r>
      </w:ins>
      <w:ins w:id="136" w:author="Westphal, Michael F" w:date="2017-07-30T14:33:00Z">
        <w:r w:rsidR="005F6F3B">
          <w:rPr>
            <w:sz w:val="22"/>
            <w:szCs w:val="22"/>
          </w:rPr>
          <w:t>Ecological facilitation</w:t>
        </w:r>
      </w:ins>
      <w:ins w:id="137" w:author="Westphal, Michael F" w:date="2017-07-30T14:34:00Z">
        <w:r w:rsidR="005F6F3B">
          <w:rPr>
            <w:sz w:val="22"/>
            <w:szCs w:val="22"/>
          </w:rPr>
          <w:t xml:space="preserve"> theory, </w:t>
        </w:r>
      </w:ins>
      <w:ins w:id="138" w:author="Westphal, Michael F" w:date="2017-07-30T14:33:00Z">
        <w:r w:rsidR="005F6F3B">
          <w:rPr>
            <w:sz w:val="22"/>
            <w:szCs w:val="22"/>
          </w:rPr>
          <w:t>which seek</w:t>
        </w:r>
      </w:ins>
      <w:ins w:id="139" w:author="Westphal, Michael F" w:date="2017-07-30T14:34:00Z">
        <w:r w:rsidR="005F6F3B">
          <w:rPr>
            <w:sz w:val="22"/>
            <w:szCs w:val="22"/>
          </w:rPr>
          <w:t>s</w:t>
        </w:r>
      </w:ins>
      <w:ins w:id="140" w:author="Westphal, Michael F" w:date="2017-07-30T14:33:00Z">
        <w:r w:rsidR="005F6F3B">
          <w:rPr>
            <w:sz w:val="22"/>
            <w:szCs w:val="22"/>
          </w:rPr>
          <w:t xml:space="preserve"> to identify </w:t>
        </w:r>
      </w:ins>
      <w:ins w:id="141" w:author="Westphal, Michael F" w:date="2017-07-30T14:34:00Z">
        <w:r w:rsidR="005F6F3B">
          <w:rPr>
            <w:sz w:val="22"/>
            <w:szCs w:val="22"/>
          </w:rPr>
          <w:t>benefits of one</w:t>
        </w:r>
      </w:ins>
      <w:ins w:id="142" w:author="Westphal, Michael F" w:date="2017-07-30T14:33:00Z">
        <w:r w:rsidR="005F6F3B">
          <w:rPr>
            <w:sz w:val="22"/>
            <w:szCs w:val="22"/>
          </w:rPr>
          <w:t xml:space="preserve"> organisms to </w:t>
        </w:r>
      </w:ins>
      <w:ins w:id="143" w:author="Westphal, Michael F" w:date="2017-07-30T14:34:00Z">
        <w:r w:rsidR="005F6F3B">
          <w:rPr>
            <w:sz w:val="22"/>
            <w:szCs w:val="22"/>
          </w:rPr>
          <w:t>another</w:t>
        </w:r>
      </w:ins>
      <w:ins w:id="144" w:author="Westphal, Michael F" w:date="2017-07-30T14:33:00Z">
        <w:r w:rsidR="005F6F3B">
          <w:rPr>
            <w:sz w:val="22"/>
            <w:szCs w:val="22"/>
          </w:rPr>
          <w:t xml:space="preserve">, has been a key model for </w:t>
        </w:r>
      </w:ins>
      <w:ins w:id="145" w:author="Westphal, Michael F" w:date="2017-10-05T14:29:00Z">
        <w:r w:rsidR="00A65F92">
          <w:rPr>
            <w:sz w:val="22"/>
            <w:szCs w:val="22"/>
          </w:rPr>
          <w:t xml:space="preserve">describing and predicting </w:t>
        </w:r>
      </w:ins>
      <w:ins w:id="146" w:author="Westphal, Michael F" w:date="2017-07-30T14:33:00Z">
        <w:r w:rsidR="005F6F3B">
          <w:rPr>
            <w:sz w:val="22"/>
            <w:szCs w:val="22"/>
          </w:rPr>
          <w:t xml:space="preserve">the interaction of shrubs with other organisms within their </w:t>
        </w:r>
        <w:commentRangeStart w:id="147"/>
        <w:r w:rsidR="005F6F3B">
          <w:rPr>
            <w:sz w:val="22"/>
            <w:szCs w:val="22"/>
          </w:rPr>
          <w:t>communities</w:t>
        </w:r>
      </w:ins>
      <w:commentRangeEnd w:id="147"/>
      <w:ins w:id="148" w:author="Westphal, Michael F" w:date="2017-10-05T14:12:00Z">
        <w:r w:rsidR="00CE490E">
          <w:rPr>
            <w:rStyle w:val="CommentReference"/>
            <w:rFonts w:cs="Times New Roman"/>
            <w:color w:val="auto"/>
          </w:rPr>
          <w:commentReference w:id="147"/>
        </w:r>
      </w:ins>
      <w:ins w:id="149" w:author="Westphal, Michael F" w:date="2017-07-30T14:34:00Z">
        <w:r w:rsidR="005F6F3B">
          <w:rPr>
            <w:sz w:val="22"/>
            <w:szCs w:val="22"/>
          </w:rPr>
          <w:t xml:space="preserve"> ().  </w:t>
        </w:r>
      </w:ins>
      <w:ins w:id="150" w:author="Westphal, Michael F" w:date="2017-07-30T14:35:00Z">
        <w:r w:rsidR="005F6F3B">
          <w:rPr>
            <w:sz w:val="22"/>
            <w:szCs w:val="22"/>
          </w:rPr>
          <w:t xml:space="preserve">Using facilitation theory </w:t>
        </w:r>
      </w:ins>
      <w:proofErr w:type="spellStart"/>
      <w:ins w:id="151" w:author="Westphal, Michael F" w:date="2017-07-30T14:26:00Z">
        <w:r w:rsidR="00A6753D">
          <w:rPr>
            <w:sz w:val="22"/>
            <w:szCs w:val="22"/>
          </w:rPr>
          <w:t>Filazzola</w:t>
        </w:r>
        <w:proofErr w:type="spellEnd"/>
        <w:r w:rsidR="00A6753D">
          <w:rPr>
            <w:sz w:val="22"/>
            <w:szCs w:val="22"/>
          </w:rPr>
          <w:t xml:space="preserve"> et al (2017) extended the exploration of the beneficial interactions of desert shrubs to vertebrates, but the</w:t>
        </w:r>
      </w:ins>
      <w:ins w:id="152" w:author="Westphal, Michael F" w:date="2017-07-30T14:28:00Z">
        <w:r w:rsidR="00A6753D">
          <w:rPr>
            <w:sz w:val="22"/>
            <w:szCs w:val="22"/>
          </w:rPr>
          <w:t>ir</w:t>
        </w:r>
      </w:ins>
      <w:ins w:id="153" w:author="Westphal, Michael F" w:date="2017-07-30T14:26:00Z">
        <w:r w:rsidR="00A6753D">
          <w:rPr>
            <w:sz w:val="22"/>
            <w:szCs w:val="22"/>
          </w:rPr>
          <w:t xml:space="preserve"> measures of association (feces detection, trap cameras) were correlative and ambiguous with respect to the proximate drivers of</w:t>
        </w:r>
      </w:ins>
      <w:ins w:id="154" w:author="Westphal, Michael F" w:date="2017-10-05T14:29:00Z">
        <w:r w:rsidR="00A65F92">
          <w:rPr>
            <w:sz w:val="22"/>
            <w:szCs w:val="22"/>
          </w:rPr>
          <w:t xml:space="preserve"> the</w:t>
        </w:r>
      </w:ins>
      <w:ins w:id="155" w:author="Westphal, Michael F" w:date="2017-07-30T14:26:00Z">
        <w:r w:rsidR="00A6753D">
          <w:rPr>
            <w:sz w:val="22"/>
            <w:szCs w:val="22"/>
          </w:rPr>
          <w:t xml:space="preserve"> shrub x lizard interaction.  </w:t>
        </w:r>
        <w:proofErr w:type="spellStart"/>
        <w:r w:rsidR="00A6753D">
          <w:rPr>
            <w:sz w:val="22"/>
            <w:szCs w:val="22"/>
          </w:rPr>
          <w:t>Radiotelemetry</w:t>
        </w:r>
        <w:proofErr w:type="spellEnd"/>
        <w:r w:rsidR="00A6753D">
          <w:rPr>
            <w:sz w:val="22"/>
            <w:szCs w:val="22"/>
          </w:rPr>
          <w:t xml:space="preserve"> allows the longitudinal tracking of individual animals throughout </w:t>
        </w:r>
      </w:ins>
      <w:ins w:id="156" w:author="Westphal, Michael F" w:date="2017-07-30T14:29:00Z">
        <w:r w:rsidR="00A6753D">
          <w:rPr>
            <w:sz w:val="22"/>
            <w:szCs w:val="22"/>
          </w:rPr>
          <w:t xml:space="preserve">their </w:t>
        </w:r>
      </w:ins>
      <w:ins w:id="157" w:author="Westphal, Michael F" w:date="2017-07-30T14:26:00Z">
        <w:r w:rsidR="00A6753D">
          <w:rPr>
            <w:sz w:val="22"/>
            <w:szCs w:val="22"/>
          </w:rPr>
          <w:t xml:space="preserve">daily behavioral cycles and promotes the field observation of key behaviors.  We therefore initiated a </w:t>
        </w:r>
        <w:proofErr w:type="spellStart"/>
        <w:r w:rsidR="00A6753D">
          <w:rPr>
            <w:sz w:val="22"/>
            <w:szCs w:val="22"/>
          </w:rPr>
          <w:t>radiotelemetry</w:t>
        </w:r>
        <w:proofErr w:type="spellEnd"/>
        <w:r w:rsidR="00A6753D">
          <w:rPr>
            <w:sz w:val="22"/>
            <w:szCs w:val="22"/>
          </w:rPr>
          <w:t xml:space="preserve"> study to test and refine</w:t>
        </w:r>
      </w:ins>
      <w:ins w:id="158" w:author="Westphal, Michael F" w:date="2017-10-05T14:29:00Z">
        <w:r w:rsidR="00A65F92">
          <w:rPr>
            <w:sz w:val="22"/>
            <w:szCs w:val="22"/>
          </w:rPr>
          <w:t xml:space="preserve"> our understanding of</w:t>
        </w:r>
      </w:ins>
      <w:ins w:id="159" w:author="Westphal, Michael F" w:date="2017-07-30T14:26:00Z">
        <w:r w:rsidR="00A6753D">
          <w:rPr>
            <w:sz w:val="22"/>
            <w:szCs w:val="22"/>
          </w:rPr>
          <w:t xml:space="preserve"> the interaction of shrub with lizard.</w:t>
        </w:r>
      </w:ins>
    </w:p>
    <w:p w14:paraId="3FF82432" w14:textId="408B658F" w:rsidR="00736E7E" w:rsidDel="005F6F3B" w:rsidRDefault="005F6F3B" w:rsidP="005B46DE">
      <w:pPr>
        <w:pStyle w:val="Body"/>
        <w:spacing w:line="480" w:lineRule="auto"/>
        <w:ind w:firstLine="720"/>
        <w:rPr>
          <w:del w:id="160" w:author="Westphal, Michael F" w:date="2017-07-30T14:38:00Z"/>
          <w:sz w:val="22"/>
          <w:szCs w:val="22"/>
        </w:rPr>
        <w:pPrChange w:id="161" w:author="Westphal, Michael F" w:date="2017-10-05T14:54:00Z">
          <w:pPr>
            <w:pStyle w:val="Body"/>
            <w:spacing w:line="480" w:lineRule="auto"/>
            <w:ind w:firstLine="720"/>
          </w:pPr>
        </w:pPrChange>
      </w:pPr>
      <w:ins w:id="162" w:author="Westphal, Michael F" w:date="2017-07-30T14:31:00Z">
        <w:r>
          <w:rPr>
            <w:sz w:val="22"/>
            <w:szCs w:val="22"/>
          </w:rPr>
          <w:t xml:space="preserve">We developed our study within the same system used by </w:t>
        </w:r>
        <w:proofErr w:type="spellStart"/>
        <w:r>
          <w:rPr>
            <w:sz w:val="22"/>
            <w:szCs w:val="22"/>
          </w:rPr>
          <w:t>Filazzola</w:t>
        </w:r>
        <w:proofErr w:type="spellEnd"/>
        <w:r>
          <w:rPr>
            <w:sz w:val="22"/>
            <w:szCs w:val="22"/>
          </w:rPr>
          <w:t xml:space="preserve"> et </w:t>
        </w:r>
      </w:ins>
      <w:ins w:id="163" w:author="Westphal, Michael F" w:date="2017-07-30T14:32:00Z">
        <w:r>
          <w:rPr>
            <w:sz w:val="22"/>
            <w:szCs w:val="22"/>
          </w:rPr>
          <w:t xml:space="preserve">al (2017):  the </w:t>
        </w:r>
      </w:ins>
      <w:ins w:id="164" w:author="Westphal, Michael F" w:date="2017-10-05T14:30:00Z">
        <w:r w:rsidR="00A65F92">
          <w:rPr>
            <w:sz w:val="22"/>
            <w:szCs w:val="22"/>
          </w:rPr>
          <w:t>co-occurrence</w:t>
        </w:r>
      </w:ins>
      <w:ins w:id="165" w:author="Westphal, Michael F" w:date="2017-07-30T14:32:00Z">
        <w:r>
          <w:rPr>
            <w:sz w:val="22"/>
            <w:szCs w:val="22"/>
          </w:rPr>
          <w:t xml:space="preserve"> of </w:t>
        </w:r>
      </w:ins>
      <w:ins w:id="166" w:author="Westphal, Michael F" w:date="2017-07-30T14:39:00Z">
        <w:r>
          <w:rPr>
            <w:sz w:val="22"/>
            <w:szCs w:val="22"/>
          </w:rPr>
          <w:t xml:space="preserve">California </w:t>
        </w:r>
        <w:proofErr w:type="spellStart"/>
        <w:r>
          <w:rPr>
            <w:sz w:val="22"/>
            <w:szCs w:val="22"/>
          </w:rPr>
          <w:t>jointfir</w:t>
        </w:r>
        <w:proofErr w:type="spellEnd"/>
        <w:r>
          <w:rPr>
            <w:sz w:val="22"/>
            <w:szCs w:val="22"/>
          </w:rPr>
          <w:t xml:space="preserve"> </w:t>
        </w:r>
      </w:ins>
      <w:ins w:id="167" w:author="Westphal, Michael F" w:date="2017-07-30T14:32:00Z">
        <w:r w:rsidRPr="005F6F3B">
          <w:rPr>
            <w:i/>
            <w:sz w:val="22"/>
            <w:szCs w:val="22"/>
            <w:rPrChange w:id="168" w:author="Westphal, Michael F" w:date="2017-07-30T14:36:00Z">
              <w:rPr>
                <w:sz w:val="22"/>
                <w:szCs w:val="22"/>
              </w:rPr>
            </w:rPrChange>
          </w:rPr>
          <w:t>Ephedra</w:t>
        </w:r>
      </w:ins>
      <w:ins w:id="169" w:author="Westphal, Michael F" w:date="2017-07-30T14:35:00Z">
        <w:r w:rsidRPr="005F6F3B">
          <w:rPr>
            <w:i/>
            <w:sz w:val="22"/>
            <w:szCs w:val="22"/>
            <w:rPrChange w:id="170" w:author="Westphal, Michael F" w:date="2017-07-30T14:36:00Z">
              <w:rPr>
                <w:sz w:val="22"/>
                <w:szCs w:val="22"/>
              </w:rPr>
            </w:rPrChange>
          </w:rPr>
          <w:t xml:space="preserve"> </w:t>
        </w:r>
        <w:proofErr w:type="spellStart"/>
        <w:r w:rsidRPr="005F6F3B">
          <w:rPr>
            <w:i/>
            <w:sz w:val="22"/>
            <w:szCs w:val="22"/>
            <w:rPrChange w:id="171" w:author="Westphal, Michael F" w:date="2017-07-30T14:36:00Z">
              <w:rPr>
                <w:sz w:val="22"/>
                <w:szCs w:val="22"/>
              </w:rPr>
            </w:rPrChange>
          </w:rPr>
          <w:t>californica</w:t>
        </w:r>
        <w:proofErr w:type="spellEnd"/>
        <w:r>
          <w:rPr>
            <w:sz w:val="22"/>
            <w:szCs w:val="22"/>
          </w:rPr>
          <w:t xml:space="preserve"> with</w:t>
        </w:r>
      </w:ins>
      <w:ins w:id="172" w:author="Westphal, Michael F" w:date="2017-07-30T14:39:00Z">
        <w:r>
          <w:rPr>
            <w:sz w:val="22"/>
            <w:szCs w:val="22"/>
          </w:rPr>
          <w:t xml:space="preserve"> the blunt-nosed leopard lizard</w:t>
        </w:r>
      </w:ins>
      <w:ins w:id="173" w:author="Westphal, Michael F" w:date="2017-07-30T14:35:00Z">
        <w:r>
          <w:rPr>
            <w:sz w:val="22"/>
            <w:szCs w:val="22"/>
          </w:rPr>
          <w:t xml:space="preserve"> </w:t>
        </w:r>
        <w:proofErr w:type="spellStart"/>
        <w:r w:rsidRPr="005F6F3B">
          <w:rPr>
            <w:i/>
            <w:sz w:val="22"/>
            <w:szCs w:val="22"/>
            <w:rPrChange w:id="174" w:author="Westphal, Michael F" w:date="2017-07-30T14:36:00Z">
              <w:rPr>
                <w:sz w:val="22"/>
                <w:szCs w:val="22"/>
              </w:rPr>
            </w:rPrChange>
          </w:rPr>
          <w:t>Gambelia</w:t>
        </w:r>
        <w:proofErr w:type="spellEnd"/>
        <w:r w:rsidRPr="005F6F3B">
          <w:rPr>
            <w:i/>
            <w:sz w:val="22"/>
            <w:szCs w:val="22"/>
            <w:rPrChange w:id="175" w:author="Westphal, Michael F" w:date="2017-07-30T14:36:00Z">
              <w:rPr>
                <w:sz w:val="22"/>
                <w:szCs w:val="22"/>
              </w:rPr>
            </w:rPrChange>
          </w:rPr>
          <w:t xml:space="preserve"> </w:t>
        </w:r>
        <w:proofErr w:type="spellStart"/>
        <w:r w:rsidRPr="005F6F3B">
          <w:rPr>
            <w:i/>
            <w:sz w:val="22"/>
            <w:szCs w:val="22"/>
            <w:rPrChange w:id="176" w:author="Westphal, Michael F" w:date="2017-07-30T14:36:00Z">
              <w:rPr>
                <w:sz w:val="22"/>
                <w:szCs w:val="22"/>
              </w:rPr>
            </w:rPrChange>
          </w:rPr>
          <w:t>sila</w:t>
        </w:r>
        <w:proofErr w:type="spellEnd"/>
        <w:r>
          <w:rPr>
            <w:sz w:val="22"/>
            <w:szCs w:val="22"/>
          </w:rPr>
          <w:t>.  Both species are important</w:t>
        </w:r>
      </w:ins>
      <w:ins w:id="177" w:author="Westphal, Michael F" w:date="2017-07-30T14:36:00Z">
        <w:r>
          <w:rPr>
            <w:sz w:val="22"/>
            <w:szCs w:val="22"/>
          </w:rPr>
          <w:t xml:space="preserve"> ecological and</w:t>
        </w:r>
      </w:ins>
      <w:ins w:id="178" w:author="Westphal, Michael F" w:date="2017-07-30T14:35:00Z">
        <w:r>
          <w:rPr>
            <w:sz w:val="22"/>
            <w:szCs w:val="22"/>
          </w:rPr>
          <w:t xml:space="preserve"> </w:t>
        </w:r>
      </w:ins>
      <w:ins w:id="179" w:author="Westphal, Michael F" w:date="2017-07-30T14:36:00Z">
        <w:r>
          <w:rPr>
            <w:sz w:val="22"/>
            <w:szCs w:val="22"/>
          </w:rPr>
          <w:t xml:space="preserve">conservation </w:t>
        </w:r>
      </w:ins>
      <w:ins w:id="180" w:author="Westphal, Michael F" w:date="2017-07-30T14:35:00Z">
        <w:r>
          <w:rPr>
            <w:sz w:val="22"/>
            <w:szCs w:val="22"/>
          </w:rPr>
          <w:t xml:space="preserve">components of </w:t>
        </w:r>
      </w:ins>
      <w:del w:id="181" w:author="Westphal, Michael F" w:date="2017-07-30T14:31:00Z">
        <w:r w:rsidR="00035BFF" w:rsidDel="00A6753D">
          <w:rPr>
            <w:sz w:val="22"/>
            <w:szCs w:val="22"/>
          </w:rPr>
          <w:delText>One at-risk desert</w:delText>
        </w:r>
      </w:del>
      <w:del w:id="182" w:author="Westphal, Michael F" w:date="2017-07-30T14:36:00Z">
        <w:r w:rsidR="00035BFF" w:rsidDel="005F6F3B">
          <w:rPr>
            <w:sz w:val="22"/>
            <w:szCs w:val="22"/>
          </w:rPr>
          <w:delText xml:space="preserve"> is </w:delText>
        </w:r>
      </w:del>
      <w:r w:rsidR="00035BFF">
        <w:rPr>
          <w:sz w:val="22"/>
          <w:szCs w:val="22"/>
        </w:rPr>
        <w:t>the San Joaquin Desert (</w:t>
      </w:r>
      <w:proofErr w:type="spellStart"/>
      <w:r w:rsidR="00035BFF">
        <w:rPr>
          <w:sz w:val="22"/>
          <w:szCs w:val="22"/>
        </w:rPr>
        <w:t>Germano</w:t>
      </w:r>
      <w:proofErr w:type="spellEnd"/>
      <w:r w:rsidR="00035BFF">
        <w:rPr>
          <w:sz w:val="22"/>
          <w:szCs w:val="22"/>
        </w:rPr>
        <w:t xml:space="preserve"> et al. 2011). The San Joaquin Desert supports one of the highest concentrations of threatened and endangered species in the continental United States, including species such as the San Joaquin kit fox (</w:t>
      </w:r>
      <w:r w:rsidR="00035BFF">
        <w:rPr>
          <w:i/>
          <w:iCs/>
          <w:sz w:val="22"/>
          <w:szCs w:val="22"/>
          <w:lang w:val="fr-FR"/>
        </w:rPr>
        <w:t xml:space="preserve">Vulpes </w:t>
      </w:r>
      <w:proofErr w:type="spellStart"/>
      <w:r w:rsidR="00035BFF">
        <w:rPr>
          <w:i/>
          <w:iCs/>
          <w:sz w:val="22"/>
          <w:szCs w:val="22"/>
          <w:lang w:val="fr-FR"/>
        </w:rPr>
        <w:t>macrotis</w:t>
      </w:r>
      <w:proofErr w:type="spellEnd"/>
      <w:r w:rsidR="00035BFF">
        <w:rPr>
          <w:i/>
          <w:iCs/>
          <w:sz w:val="22"/>
          <w:szCs w:val="22"/>
          <w:lang w:val="fr-FR"/>
        </w:rPr>
        <w:t xml:space="preserve"> </w:t>
      </w:r>
      <w:proofErr w:type="spellStart"/>
      <w:r w:rsidR="00035BFF">
        <w:rPr>
          <w:i/>
          <w:iCs/>
          <w:sz w:val="22"/>
          <w:szCs w:val="22"/>
          <w:lang w:val="fr-FR"/>
        </w:rPr>
        <w:t>mutica</w:t>
      </w:r>
      <w:proofErr w:type="spellEnd"/>
      <w:r w:rsidR="00035BFF">
        <w:rPr>
          <w:sz w:val="22"/>
          <w:szCs w:val="22"/>
        </w:rPr>
        <w:t>)</w:t>
      </w:r>
      <w:ins w:id="183" w:author="Westphal, Michael F" w:date="2017-07-30T14:39:00Z">
        <w:r>
          <w:rPr>
            <w:sz w:val="22"/>
            <w:szCs w:val="22"/>
          </w:rPr>
          <w:t xml:space="preserve"> </w:t>
        </w:r>
        <w:proofErr w:type="spellStart"/>
        <w:r>
          <w:rPr>
            <w:sz w:val="22"/>
            <w:szCs w:val="22"/>
          </w:rPr>
          <w:t>and</w:t>
        </w:r>
      </w:ins>
      <w:del w:id="184" w:author="Westphal, Michael F" w:date="2017-07-30T14:39:00Z">
        <w:r w:rsidR="00035BFF" w:rsidDel="005F6F3B">
          <w:rPr>
            <w:sz w:val="22"/>
            <w:szCs w:val="22"/>
          </w:rPr>
          <w:delText xml:space="preserve">, </w:delText>
        </w:r>
      </w:del>
      <w:r w:rsidR="00035BFF">
        <w:rPr>
          <w:sz w:val="22"/>
          <w:szCs w:val="22"/>
        </w:rPr>
        <w:t>giant</w:t>
      </w:r>
      <w:proofErr w:type="spellEnd"/>
      <w:r w:rsidR="00035BFF">
        <w:rPr>
          <w:sz w:val="22"/>
          <w:szCs w:val="22"/>
        </w:rPr>
        <w:t xml:space="preserve"> kangaroo rat (</w:t>
      </w:r>
      <w:proofErr w:type="spellStart"/>
      <w:r w:rsidR="00035BFF">
        <w:rPr>
          <w:i/>
          <w:iCs/>
          <w:sz w:val="22"/>
          <w:szCs w:val="22"/>
        </w:rPr>
        <w:t>Dipodomys</w:t>
      </w:r>
      <w:proofErr w:type="spellEnd"/>
      <w:r w:rsidR="00035BFF">
        <w:rPr>
          <w:i/>
          <w:iCs/>
          <w:sz w:val="22"/>
          <w:szCs w:val="22"/>
        </w:rPr>
        <w:t xml:space="preserve"> </w:t>
      </w:r>
      <w:proofErr w:type="spellStart"/>
      <w:r w:rsidR="00035BFF">
        <w:rPr>
          <w:i/>
          <w:iCs/>
          <w:sz w:val="22"/>
          <w:szCs w:val="22"/>
        </w:rPr>
        <w:t>ingens</w:t>
      </w:r>
      <w:proofErr w:type="spellEnd"/>
      <w:r w:rsidR="00035BFF">
        <w:rPr>
          <w:sz w:val="22"/>
          <w:szCs w:val="22"/>
        </w:rPr>
        <w:t xml:space="preserve">), </w:t>
      </w:r>
      <w:del w:id="185" w:author="Westphal, Michael F" w:date="2017-07-30T14:39:00Z">
        <w:r w:rsidR="00035BFF" w:rsidDel="005F6F3B">
          <w:rPr>
            <w:sz w:val="22"/>
            <w:szCs w:val="22"/>
          </w:rPr>
          <w:delText>and blunt-nosed leopard lizard (</w:delText>
        </w:r>
        <w:r w:rsidR="00035BFF" w:rsidDel="005F6F3B">
          <w:rPr>
            <w:i/>
            <w:iCs/>
            <w:sz w:val="22"/>
            <w:szCs w:val="22"/>
          </w:rPr>
          <w:delText>Gambelia sila</w:delText>
        </w:r>
        <w:r w:rsidR="00035BFF" w:rsidDel="005F6F3B">
          <w:rPr>
            <w:sz w:val="22"/>
            <w:szCs w:val="22"/>
          </w:rPr>
          <w:delText xml:space="preserve">) </w:delText>
        </w:r>
      </w:del>
      <w:r w:rsidR="00035BFF">
        <w:rPr>
          <w:sz w:val="22"/>
          <w:szCs w:val="22"/>
        </w:rPr>
        <w:t xml:space="preserve">(USFWS 1998, </w:t>
      </w:r>
      <w:proofErr w:type="spellStart"/>
      <w:r w:rsidR="00035BFF">
        <w:rPr>
          <w:sz w:val="22"/>
          <w:szCs w:val="22"/>
        </w:rPr>
        <w:t>Germano</w:t>
      </w:r>
      <w:proofErr w:type="spellEnd"/>
      <w:r w:rsidR="00035BFF">
        <w:rPr>
          <w:sz w:val="22"/>
          <w:szCs w:val="22"/>
        </w:rPr>
        <w:t xml:space="preserve"> et al 2011).  Much of this area has been converted to agriculture or developed for industry such as oil extraction and solar energy, with natural desert habitat only covering 5% of its former extent (</w:t>
      </w:r>
      <w:proofErr w:type="spellStart"/>
      <w:r w:rsidR="00035BFF">
        <w:rPr>
          <w:sz w:val="22"/>
          <w:szCs w:val="22"/>
        </w:rPr>
        <w:t>Germano</w:t>
      </w:r>
      <w:proofErr w:type="spellEnd"/>
      <w:r w:rsidR="00035BFF">
        <w:rPr>
          <w:sz w:val="22"/>
          <w:szCs w:val="22"/>
        </w:rPr>
        <w:t xml:space="preserve"> et al 1992, USFWS 1998, </w:t>
      </w:r>
      <w:proofErr w:type="spellStart"/>
      <w:r w:rsidR="00035BFF">
        <w:rPr>
          <w:sz w:val="22"/>
          <w:szCs w:val="22"/>
        </w:rPr>
        <w:t>Germano</w:t>
      </w:r>
      <w:proofErr w:type="spellEnd"/>
      <w:r w:rsidR="00035BFF">
        <w:rPr>
          <w:sz w:val="22"/>
          <w:szCs w:val="22"/>
        </w:rPr>
        <w:t xml:space="preserve"> et al 2011). </w:t>
      </w:r>
      <w:del w:id="186" w:author="Westphal, Michael F" w:date="2017-09-28T19:31:00Z">
        <w:r w:rsidR="00035BFF" w:rsidDel="00CF26C8">
          <w:rPr>
            <w:sz w:val="22"/>
            <w:szCs w:val="22"/>
          </w:rPr>
          <w:delText>Most of the remaining</w:delText>
        </w:r>
      </w:del>
      <w:ins w:id="187" w:author="Westphal, Michael F" w:date="2017-09-28T19:31:00Z">
        <w:r w:rsidR="00CF26C8">
          <w:rPr>
            <w:sz w:val="22"/>
            <w:szCs w:val="22"/>
          </w:rPr>
          <w:t>What</w:t>
        </w:r>
      </w:ins>
      <w:r w:rsidR="00035BFF">
        <w:rPr>
          <w:sz w:val="22"/>
          <w:szCs w:val="22"/>
        </w:rPr>
        <w:t xml:space="preserve"> natural habitat </w:t>
      </w:r>
      <w:ins w:id="188" w:author="Westphal, Michael F" w:date="2017-09-28T19:31:00Z">
        <w:r w:rsidR="00CF26C8">
          <w:rPr>
            <w:sz w:val="22"/>
            <w:szCs w:val="22"/>
          </w:rPr>
          <w:t xml:space="preserve">remains </w:t>
        </w:r>
      </w:ins>
      <w:r w:rsidR="00035BFF">
        <w:rPr>
          <w:sz w:val="22"/>
          <w:szCs w:val="22"/>
        </w:rPr>
        <w:t xml:space="preserve">is </w:t>
      </w:r>
      <w:del w:id="189" w:author="Westphal, Michael F" w:date="2017-09-28T19:31:00Z">
        <w:r w:rsidR="00035BFF" w:rsidDel="00CF26C8">
          <w:rPr>
            <w:sz w:val="22"/>
            <w:szCs w:val="22"/>
          </w:rPr>
          <w:delText xml:space="preserve">small and </w:delText>
        </w:r>
      </w:del>
      <w:r w:rsidR="00035BFF">
        <w:rPr>
          <w:sz w:val="22"/>
          <w:szCs w:val="22"/>
        </w:rPr>
        <w:t xml:space="preserve">fragmented, with only a few </w:t>
      </w:r>
      <w:r w:rsidR="00035BFF">
        <w:rPr>
          <w:sz w:val="22"/>
          <w:szCs w:val="22"/>
        </w:rPr>
        <w:lastRenderedPageBreak/>
        <w:t xml:space="preserve">large patches still intact, such as the Carrizo Plain, </w:t>
      </w:r>
      <w:proofErr w:type="spellStart"/>
      <w:r w:rsidR="00035BFF">
        <w:rPr>
          <w:sz w:val="22"/>
          <w:szCs w:val="22"/>
        </w:rPr>
        <w:t>Panoche</w:t>
      </w:r>
      <w:proofErr w:type="spellEnd"/>
      <w:r w:rsidR="00035BFF">
        <w:rPr>
          <w:sz w:val="22"/>
          <w:szCs w:val="22"/>
        </w:rPr>
        <w:t xml:space="preserve"> Valley, and </w:t>
      </w:r>
      <w:proofErr w:type="spellStart"/>
      <w:r w:rsidR="00035BFF">
        <w:rPr>
          <w:sz w:val="22"/>
          <w:szCs w:val="22"/>
        </w:rPr>
        <w:t>Pixley</w:t>
      </w:r>
      <w:proofErr w:type="spellEnd"/>
      <w:r w:rsidR="00035BFF">
        <w:rPr>
          <w:sz w:val="22"/>
          <w:szCs w:val="22"/>
        </w:rPr>
        <w:t xml:space="preserve"> National Wildlife Refuge (USFWS 1998, </w:t>
      </w:r>
      <w:proofErr w:type="spellStart"/>
      <w:r w:rsidR="00035BFF">
        <w:rPr>
          <w:sz w:val="22"/>
          <w:szCs w:val="22"/>
        </w:rPr>
        <w:t>Germano</w:t>
      </w:r>
      <w:proofErr w:type="spellEnd"/>
      <w:r w:rsidR="00035BFF">
        <w:rPr>
          <w:sz w:val="22"/>
          <w:szCs w:val="22"/>
        </w:rPr>
        <w:t xml:space="preserve"> et al 2011). </w:t>
      </w:r>
      <w:del w:id="190" w:author="Westphal, Michael F" w:date="2017-07-30T14:37:00Z">
        <w:r w:rsidR="00035BFF" w:rsidDel="005F6F3B">
          <w:rPr>
            <w:sz w:val="22"/>
            <w:szCs w:val="22"/>
          </w:rPr>
          <w:delText xml:space="preserve">In addition, increased drought is predicted for this part of California, further increasing stress on the species that live here (Cook et al. 2004, Griffin et al. 2014, Bachelet et al. 2016). [One habitat feature that can help species survive harsh environmental conditions is shrubs </w:delText>
        </w:r>
        <w:r w:rsidR="00035BFF" w:rsidDel="005F6F3B">
          <w:rPr>
            <w:b/>
            <w:bCs/>
            <w:sz w:val="22"/>
            <w:szCs w:val="22"/>
          </w:rPr>
          <w:delText>TAKE OUT THIS SENTENCE</w:delText>
        </w:r>
        <w:r w:rsidR="00035BFF" w:rsidDel="005F6F3B">
          <w:rPr>
            <w:sz w:val="22"/>
            <w:szCs w:val="22"/>
          </w:rPr>
          <w:delText xml:space="preserve">] Shrubs are a foundation species in deserts as they are the dominant vegetation form and have a strong influence on the community structure due to the habitat they provide. Shrubs can provide facilitative, or positive effects to other species by providing benefits such as shelter and refuge (Filazzola et al. 2014, Lortie et al. 2015, Filazzola et al. 2017). In addition to direct benefits such as shelter and refuge, shrubs can also provide benefits to other species indirectly by facilitating beneficial intermediate species. These intermediate species can include insects, which can provide additional food, annual plants, which can provide additional shelter or food, or small mammals, which can provide additional shelter through the creation of burrows (Filazzola et al. 2014, Lortie et al. 2015). Ecological facilitation is rapidly becoming embedded in many ecological theories, and it is also relevant for conservationists because animal taxa are also likely influenced by positive and negative interactions with plants at relatively fine scales </w:delText>
        </w:r>
      </w:del>
      <w:del w:id="191" w:author="Westphal, Michael F" w:date="2017-07-30T14:38:00Z">
        <w:r w:rsidR="00035BFF" w:rsidDel="005F6F3B">
          <w:rPr>
            <w:sz w:val="22"/>
            <w:szCs w:val="22"/>
          </w:rPr>
          <w:delText>(Bruno et al. 2003, McIntire et al. 2014, Bulleri et al. 2016 [</w:delText>
        </w:r>
        <w:r w:rsidR="00035BFF" w:rsidDel="005F6F3B">
          <w:rPr>
            <w:b/>
            <w:bCs/>
            <w:sz w:val="22"/>
            <w:szCs w:val="22"/>
          </w:rPr>
          <w:delText>PUT THESE CITATTIONS UP FRONT</w:delText>
        </w:r>
        <w:r w:rsidR="00035BFF" w:rsidDel="005F6F3B">
          <w:rPr>
            <w:sz w:val="22"/>
            <w:szCs w:val="22"/>
          </w:rPr>
          <w:delText xml:space="preserve">). With many desert species experiencing increasing environmental stress in desert ecosystems due to climate change, the role of shrubs as foundation species may increase in importance. Because of this, there is a need to know to what extent and how species use shrubs as shelter and refuge and what interaction pathways are influencing behavior and habitat use the most. Understanding how shrub-animal interactions are occurring in deserts may allow land managers to apply facilitative shrub benefits as a part of the restoration plan for threatened and endangered desert species. </w:delText>
        </w:r>
      </w:del>
    </w:p>
    <w:p w14:paraId="2D915CF2" w14:textId="77777777" w:rsidR="00736E7E" w:rsidRDefault="00035BFF" w:rsidP="005B46DE">
      <w:pPr>
        <w:pStyle w:val="Body"/>
        <w:spacing w:line="480" w:lineRule="auto"/>
        <w:ind w:firstLine="720"/>
        <w:rPr>
          <w:sz w:val="22"/>
          <w:szCs w:val="22"/>
        </w:rPr>
        <w:pPrChange w:id="192" w:author="Westphal, Michael F" w:date="2017-10-05T14:54:00Z">
          <w:pPr>
            <w:pStyle w:val="Body"/>
            <w:spacing w:line="480" w:lineRule="auto"/>
            <w:ind w:firstLine="720"/>
          </w:pPr>
        </w:pPrChange>
      </w:pPr>
      <w:del w:id="193" w:author="Westphal, Michael F" w:date="2017-07-30T14:38:00Z">
        <w:r w:rsidDel="005F6F3B">
          <w:rPr>
            <w:sz w:val="22"/>
            <w:szCs w:val="22"/>
          </w:rPr>
          <w:delText>Many studies have examined the positive effect of shrubs on other plants (</w:delText>
        </w:r>
        <w:r w:rsidDel="005F6F3B">
          <w:rPr>
            <w:b/>
            <w:bCs/>
            <w:sz w:val="22"/>
            <w:szCs w:val="22"/>
          </w:rPr>
          <w:delText>MUST BE MORE CITATIONS</w:delText>
        </w:r>
        <w:r w:rsidDel="005F6F3B">
          <w:rPr>
            <w:sz w:val="22"/>
            <w:szCs w:val="22"/>
          </w:rPr>
          <w:delText xml:space="preserve"> Filazzola et al. 2014,) and on small mammals (Hansen et al. 1994, Fields et al. 1999, Prugh et al. 2011, Lortie et al. 2015) but fewer studies have focused on reptiles, [</w:delText>
        </w:r>
        <w:r w:rsidDel="005F6F3B">
          <w:rPr>
            <w:sz w:val="22"/>
            <w:szCs w:val="22"/>
            <w:lang w:val="pt-PT"/>
          </w:rPr>
          <w:delText>such as the blunt-nosed leopard lizard (</w:delText>
        </w:r>
        <w:r w:rsidDel="005F6F3B">
          <w:rPr>
            <w:i/>
            <w:iCs/>
            <w:sz w:val="22"/>
            <w:szCs w:val="22"/>
          </w:rPr>
          <w:delText>Gambelia sila</w:delText>
        </w:r>
        <w:r w:rsidDel="005F6F3B">
          <w:rPr>
            <w:sz w:val="22"/>
            <w:szCs w:val="22"/>
          </w:rPr>
          <w:delText xml:space="preserve">) </w:delText>
        </w:r>
        <w:r w:rsidDel="005F6F3B">
          <w:rPr>
            <w:b/>
            <w:bCs/>
            <w:sz w:val="22"/>
            <w:szCs w:val="22"/>
          </w:rPr>
          <w:delText>NO THIS IS BAD</w:delText>
        </w:r>
        <w:r w:rsidDel="005F6F3B">
          <w:rPr>
            <w:sz w:val="22"/>
            <w:szCs w:val="22"/>
          </w:rPr>
          <w:delText xml:space="preserve">]. </w:delText>
        </w:r>
        <w:r w:rsidDel="005F6F3B">
          <w:rPr>
            <w:i/>
            <w:iCs/>
            <w:sz w:val="22"/>
            <w:szCs w:val="22"/>
          </w:rPr>
          <w:delText>G. sila</w:delText>
        </w:r>
        <w:r w:rsidDel="005F6F3B">
          <w:rPr>
            <w:sz w:val="22"/>
            <w:szCs w:val="22"/>
          </w:rPr>
          <w:delText xml:space="preserve"> is a federally listed endangered species found mainly in semi-arid grassland habitat within the San Joaquin Desert of California (USFWS 1998, Warrick et al. 1998, Germano et al. 2016). Though </w:delText>
        </w:r>
        <w:r w:rsidDel="005F6F3B">
          <w:rPr>
            <w:i/>
            <w:iCs/>
            <w:sz w:val="22"/>
            <w:szCs w:val="22"/>
          </w:rPr>
          <w:delText>G. sila</w:delText>
        </w:r>
        <w:r w:rsidDel="005F6F3B">
          <w:rPr>
            <w:sz w:val="22"/>
            <w:szCs w:val="22"/>
          </w:rPr>
          <w:delText xml:space="preserve"> can also be found in areas without shrubs, when shrubs are present, lizard activity will often be concentrated around the shrubs (Warrick et al. 1998, Germano et al. 2016). It is likely [</w:delText>
        </w:r>
        <w:r w:rsidDel="005F6F3B">
          <w:rPr>
            <w:b/>
            <w:bCs/>
            <w:sz w:val="22"/>
            <w:szCs w:val="22"/>
          </w:rPr>
          <w:delText>POSSIBLE</w:delText>
        </w:r>
        <w:r w:rsidDel="005F6F3B">
          <w:rPr>
            <w:sz w:val="22"/>
            <w:szCs w:val="22"/>
          </w:rPr>
          <w:delText xml:space="preserve">]that benefits from shrubs extend to </w:delText>
        </w:r>
        <w:r w:rsidDel="005F6F3B">
          <w:rPr>
            <w:i/>
            <w:iCs/>
            <w:sz w:val="22"/>
            <w:szCs w:val="22"/>
          </w:rPr>
          <w:delText>G. sila</w:delText>
        </w:r>
        <w:r w:rsidDel="005F6F3B">
          <w:rPr>
            <w:sz w:val="22"/>
            <w:szCs w:val="22"/>
          </w:rPr>
          <w:delText xml:space="preserve"> as well, as lizards are sensitive to temperature (Germano et al. 2016), use burrows from small mammals (Prugh et al. 2011), and consume invertebrates that can be concentrated near desert shrubs (Ruttan et al. 2016). Thus there is an [</w:delText>
        </w:r>
        <w:r w:rsidDel="005F6F3B">
          <w:rPr>
            <w:b/>
            <w:bCs/>
            <w:sz w:val="22"/>
            <w:szCs w:val="22"/>
          </w:rPr>
          <w:delText>NOT 'OPPORTUNITY,' WE SET OUT TO DO THIS</w:delText>
        </w:r>
        <w:r w:rsidDel="005F6F3B">
          <w:rPr>
            <w:sz w:val="22"/>
            <w:szCs w:val="22"/>
          </w:rPr>
          <w:delText xml:space="preserve">] opportunity to test whether shrubs act as a foundation species and what facilitative benefits they provide to </w:delText>
        </w:r>
        <w:r w:rsidDel="005F6F3B">
          <w:rPr>
            <w:i/>
            <w:iCs/>
            <w:sz w:val="22"/>
            <w:szCs w:val="22"/>
          </w:rPr>
          <w:delText>G. sila</w:delText>
        </w:r>
        <w:r w:rsidDel="005F6F3B">
          <w:rPr>
            <w:sz w:val="22"/>
            <w:szCs w:val="22"/>
          </w:rPr>
          <w:delText>.</w:delText>
        </w:r>
      </w:del>
    </w:p>
    <w:p w14:paraId="3CA76E08" w14:textId="25BEA1DE" w:rsidR="00736E7E" w:rsidRDefault="00035BFF" w:rsidP="005B46DE">
      <w:pPr>
        <w:pStyle w:val="Body"/>
        <w:spacing w:line="480" w:lineRule="auto"/>
        <w:ind w:firstLine="720"/>
        <w:rPr>
          <w:sz w:val="22"/>
          <w:szCs w:val="22"/>
        </w:rPr>
        <w:pPrChange w:id="194" w:author="Westphal, Michael F" w:date="2017-10-05T14:54:00Z">
          <w:pPr>
            <w:pStyle w:val="Body"/>
            <w:spacing w:line="480" w:lineRule="auto"/>
            <w:ind w:firstLine="720"/>
          </w:pPr>
        </w:pPrChange>
      </w:pPr>
      <w:r>
        <w:rPr>
          <w:sz w:val="22"/>
          <w:szCs w:val="22"/>
        </w:rPr>
        <w:t xml:space="preserve">In this study, we examined the relationship between blunt-nosed leopard lizard and shrubs in Carrizo Plain National Monument, the largest remaining remnant of San Joaquin Desert habitat. We </w:t>
      </w:r>
      <w:del w:id="195" w:author="Westphal, Michael F" w:date="2017-07-30T14:39:00Z">
        <w:r w:rsidDel="005F6F3B">
          <w:rPr>
            <w:sz w:val="22"/>
            <w:szCs w:val="22"/>
          </w:rPr>
          <w:delText xml:space="preserve">using </w:delText>
        </w:r>
      </w:del>
      <w:ins w:id="196" w:author="Westphal, Michael F" w:date="2017-07-30T14:39:00Z">
        <w:r w:rsidR="005F6F3B">
          <w:rPr>
            <w:sz w:val="22"/>
            <w:szCs w:val="22"/>
          </w:rPr>
          <w:t xml:space="preserve">used </w:t>
        </w:r>
      </w:ins>
      <w:r>
        <w:rPr>
          <w:sz w:val="22"/>
          <w:szCs w:val="22"/>
        </w:rPr>
        <w:t xml:space="preserve">radio telemetry to </w:t>
      </w:r>
      <w:del w:id="197" w:author="Westphal, Michael F" w:date="2017-07-30T14:40:00Z">
        <w:r w:rsidDel="005F6F3B">
          <w:rPr>
            <w:sz w:val="22"/>
            <w:szCs w:val="22"/>
          </w:rPr>
          <w:delText xml:space="preserve">survey </w:delText>
        </w:r>
      </w:del>
      <w:ins w:id="198" w:author="Westphal, Michael F" w:date="2017-07-30T14:40:00Z">
        <w:r w:rsidR="005F6F3B">
          <w:rPr>
            <w:sz w:val="22"/>
            <w:szCs w:val="22"/>
          </w:rPr>
          <w:t xml:space="preserve">track the daily movements of individual </w:t>
        </w:r>
      </w:ins>
      <w:r>
        <w:rPr>
          <w:sz w:val="22"/>
          <w:szCs w:val="22"/>
        </w:rPr>
        <w:t>lizards</w:t>
      </w:r>
      <w:del w:id="199" w:author="Westphal, Michael F" w:date="2017-07-30T14:40:00Z">
        <w:r w:rsidDel="005F6F3B">
          <w:rPr>
            <w:sz w:val="22"/>
            <w:szCs w:val="22"/>
          </w:rPr>
          <w:delText>, which allowed for repeat observation of multiple individuals at a high survey intensity of 3 [</w:delText>
        </w:r>
        <w:r w:rsidDel="005F6F3B">
          <w:rPr>
            <w:b/>
            <w:bCs/>
            <w:sz w:val="22"/>
            <w:szCs w:val="22"/>
          </w:rPr>
          <w:delText>NO THIS GOES IN METHODS</w:delText>
        </w:r>
        <w:r w:rsidDel="005F6F3B">
          <w:rPr>
            <w:sz w:val="22"/>
            <w:szCs w:val="22"/>
          </w:rPr>
          <w:delText>] times a day</w:delText>
        </w:r>
      </w:del>
      <w:r>
        <w:rPr>
          <w:sz w:val="22"/>
          <w:szCs w:val="22"/>
        </w:rPr>
        <w:t xml:space="preserve">. </w:t>
      </w:r>
      <w:ins w:id="200" w:author="Westphal, Michael F" w:date="2017-07-30T14:41:00Z">
        <w:r w:rsidR="005040DD">
          <w:rPr>
            <w:sz w:val="22"/>
            <w:szCs w:val="22"/>
          </w:rPr>
          <w:t xml:space="preserve">We recorded the association of lizards with shrubs via geographic proximity </w:t>
        </w:r>
      </w:ins>
      <w:ins w:id="201" w:author="Westphal, Michael F" w:date="2017-10-05T14:31:00Z">
        <w:r w:rsidR="00A65F92">
          <w:rPr>
            <w:sz w:val="22"/>
            <w:szCs w:val="22"/>
          </w:rPr>
          <w:t xml:space="preserve">at two scales, one </w:t>
        </w:r>
        <w:proofErr w:type="gramStart"/>
        <w:r w:rsidR="00A65F92">
          <w:rPr>
            <w:sz w:val="22"/>
            <w:szCs w:val="22"/>
          </w:rPr>
          <w:t>coarse</w:t>
        </w:r>
        <w:proofErr w:type="gramEnd"/>
        <w:r w:rsidR="00A65F92">
          <w:rPr>
            <w:sz w:val="22"/>
            <w:szCs w:val="22"/>
          </w:rPr>
          <w:t xml:space="preserve"> (‘shrub’ vs. ‘open’) and a finer-grained description </w:t>
        </w:r>
      </w:ins>
      <w:ins w:id="202" w:author="Westphal, Michael F" w:date="2017-10-05T14:32:00Z">
        <w:r w:rsidR="004202A3">
          <w:rPr>
            <w:sz w:val="22"/>
            <w:szCs w:val="22"/>
          </w:rPr>
          <w:t xml:space="preserve">nested </w:t>
        </w:r>
      </w:ins>
      <w:ins w:id="203" w:author="Westphal, Michael F" w:date="2017-10-05T14:31:00Z">
        <w:r w:rsidR="00A65F92">
          <w:rPr>
            <w:sz w:val="22"/>
            <w:szCs w:val="22"/>
          </w:rPr>
          <w:t xml:space="preserve">within the </w:t>
        </w:r>
      </w:ins>
      <w:ins w:id="204" w:author="Westphal, Michael F" w:date="2017-10-05T14:32:00Z">
        <w:r w:rsidR="004202A3">
          <w:rPr>
            <w:sz w:val="22"/>
            <w:szCs w:val="22"/>
          </w:rPr>
          <w:t xml:space="preserve">coarse scale (at burrow, on open ground, etc.) </w:t>
        </w:r>
      </w:ins>
      <w:ins w:id="205" w:author="Westphal, Michael F" w:date="2017-07-30T14:43:00Z">
        <w:r w:rsidR="005040DD">
          <w:rPr>
            <w:sz w:val="22"/>
            <w:szCs w:val="22"/>
          </w:rPr>
          <w:t xml:space="preserve"> </w:t>
        </w:r>
      </w:ins>
      <w:commentRangeStart w:id="206"/>
      <w:r>
        <w:rPr>
          <w:sz w:val="22"/>
          <w:szCs w:val="22"/>
        </w:rPr>
        <w:t>We</w:t>
      </w:r>
      <w:commentRangeEnd w:id="206"/>
      <w:r w:rsidR="005040DD">
        <w:rPr>
          <w:rStyle w:val="CommentReference"/>
          <w:rFonts w:cs="Times New Roman"/>
          <w:color w:val="auto"/>
        </w:rPr>
        <w:commentReference w:id="206"/>
      </w:r>
      <w:r>
        <w:rPr>
          <w:sz w:val="22"/>
          <w:szCs w:val="22"/>
        </w:rPr>
        <w:t xml:space="preserve"> </w:t>
      </w:r>
      <w:del w:id="207" w:author="Westphal, Michael F" w:date="2017-07-30T14:45:00Z">
        <w:r w:rsidDel="005040DD">
          <w:rPr>
            <w:sz w:val="22"/>
            <w:szCs w:val="22"/>
          </w:rPr>
          <w:delText xml:space="preserve">recorded the frequency of observation of </w:delText>
        </w:r>
        <w:r w:rsidDel="005040DD">
          <w:rPr>
            <w:i/>
            <w:iCs/>
            <w:sz w:val="22"/>
            <w:szCs w:val="22"/>
          </w:rPr>
          <w:delText>G. sila</w:delText>
        </w:r>
        <w:r w:rsidDel="005040DD">
          <w:rPr>
            <w:sz w:val="22"/>
            <w:szCs w:val="22"/>
          </w:rPr>
          <w:delText xml:space="preserve"> at different habitat types with an emphasis on shrub versus open habitat, but </w:delText>
        </w:r>
      </w:del>
      <w:r>
        <w:rPr>
          <w:sz w:val="22"/>
          <w:szCs w:val="22"/>
        </w:rPr>
        <w:t>also included a brief behavior</w:t>
      </w:r>
      <w:ins w:id="208" w:author="Westphal, Michael F" w:date="2017-07-30T14:52:00Z">
        <w:r w:rsidR="0057147D">
          <w:rPr>
            <w:sz w:val="22"/>
            <w:szCs w:val="22"/>
          </w:rPr>
          <w:t xml:space="preserve">al </w:t>
        </w:r>
      </w:ins>
      <w:del w:id="209" w:author="Westphal, Michael F" w:date="2017-07-30T14:52:00Z">
        <w:r w:rsidDel="0057147D">
          <w:rPr>
            <w:sz w:val="22"/>
            <w:szCs w:val="22"/>
          </w:rPr>
          <w:delText xml:space="preserve"> </w:delText>
        </w:r>
      </w:del>
      <w:r>
        <w:rPr>
          <w:sz w:val="22"/>
          <w:szCs w:val="22"/>
        </w:rPr>
        <w:t xml:space="preserve">observation </w:t>
      </w:r>
      <w:ins w:id="210" w:author="Westphal, Michael F" w:date="2017-07-30T14:45:00Z">
        <w:r w:rsidR="005040DD">
          <w:rPr>
            <w:sz w:val="22"/>
            <w:szCs w:val="22"/>
          </w:rPr>
          <w:t xml:space="preserve">from a list of predefined behaviors </w:t>
        </w:r>
      </w:ins>
      <w:r>
        <w:rPr>
          <w:sz w:val="22"/>
          <w:szCs w:val="22"/>
        </w:rPr>
        <w:t xml:space="preserve">in each instance. </w:t>
      </w:r>
      <w:ins w:id="211" w:author="Westphal, Michael F" w:date="2017-07-30T14:52:00Z">
        <w:r w:rsidR="0057147D">
          <w:rPr>
            <w:sz w:val="22"/>
            <w:szCs w:val="22"/>
          </w:rPr>
          <w:t>Our rationale for including</w:t>
        </w:r>
      </w:ins>
      <w:ins w:id="212" w:author="Westphal, Michael F" w:date="2017-07-30T14:46:00Z">
        <w:r w:rsidR="005040DD">
          <w:rPr>
            <w:sz w:val="22"/>
            <w:szCs w:val="22"/>
          </w:rPr>
          <w:t xml:space="preserve"> behavior</w:t>
        </w:r>
      </w:ins>
      <w:ins w:id="213" w:author="Westphal, Michael F" w:date="2017-07-30T14:52:00Z">
        <w:r w:rsidR="0057147D">
          <w:rPr>
            <w:sz w:val="22"/>
            <w:szCs w:val="22"/>
          </w:rPr>
          <w:t>al data was that they might</w:t>
        </w:r>
      </w:ins>
      <w:ins w:id="214" w:author="Westphal, Michael F" w:date="2017-07-30T14:46:00Z">
        <w:r w:rsidR="005040DD">
          <w:rPr>
            <w:sz w:val="22"/>
            <w:szCs w:val="22"/>
          </w:rPr>
          <w:t xml:space="preserve"> </w:t>
        </w:r>
      </w:ins>
      <w:ins w:id="215" w:author="Westphal, Michael F" w:date="2017-07-30T14:52:00Z">
        <w:r w:rsidR="0057147D">
          <w:rPr>
            <w:sz w:val="22"/>
            <w:szCs w:val="22"/>
          </w:rPr>
          <w:t>provide</w:t>
        </w:r>
      </w:ins>
      <w:ins w:id="216" w:author="Westphal, Michael F" w:date="2017-07-30T14:46:00Z">
        <w:r w:rsidR="005040DD">
          <w:rPr>
            <w:sz w:val="22"/>
            <w:szCs w:val="22"/>
          </w:rPr>
          <w:t xml:space="preserve"> insights into the proximate drivers of </w:t>
        </w:r>
      </w:ins>
      <w:ins w:id="217" w:author="Westphal, Michael F" w:date="2017-07-30T14:52:00Z">
        <w:r w:rsidR="0057147D">
          <w:rPr>
            <w:sz w:val="22"/>
            <w:szCs w:val="22"/>
          </w:rPr>
          <w:t>any</w:t>
        </w:r>
      </w:ins>
      <w:ins w:id="218" w:author="Westphal, Michael F" w:date="2017-07-30T14:46:00Z">
        <w:r w:rsidR="005040DD">
          <w:rPr>
            <w:sz w:val="22"/>
            <w:szCs w:val="22"/>
          </w:rPr>
          <w:t xml:space="preserve"> shrub x lizard </w:t>
        </w:r>
      </w:ins>
      <w:ins w:id="219" w:author="Westphal, Michael F" w:date="2017-07-30T14:53:00Z">
        <w:r w:rsidR="0057147D">
          <w:rPr>
            <w:sz w:val="22"/>
            <w:szCs w:val="22"/>
          </w:rPr>
          <w:t>association we observ</w:t>
        </w:r>
        <w:r w:rsidR="00A65F92">
          <w:rPr>
            <w:sz w:val="22"/>
            <w:szCs w:val="22"/>
          </w:rPr>
          <w:t>ed</w:t>
        </w:r>
      </w:ins>
      <w:ins w:id="220" w:author="Westphal, Michael F" w:date="2017-07-30T14:46:00Z">
        <w:r w:rsidR="005040DD">
          <w:rPr>
            <w:sz w:val="22"/>
            <w:szCs w:val="22"/>
          </w:rPr>
          <w:t xml:space="preserve">.  </w:t>
        </w:r>
      </w:ins>
      <w:del w:id="221" w:author="Westphal, Michael F" w:date="2017-07-30T14:46:00Z">
        <w:r w:rsidDel="005040DD">
          <w:rPr>
            <w:sz w:val="22"/>
            <w:szCs w:val="22"/>
          </w:rPr>
          <w:delText>The inclusion of a behavior observation with habitat type is important as the two are closely linked and have not been studied in great detail [</w:delText>
        </w:r>
        <w:r w:rsidDel="005040DD">
          <w:rPr>
            <w:b/>
            <w:bCs/>
            <w:sz w:val="22"/>
            <w:szCs w:val="22"/>
          </w:rPr>
          <w:delText>SAY THIS BUT BETTER</w:delText>
        </w:r>
        <w:r w:rsidDel="005040DD">
          <w:rPr>
            <w:sz w:val="22"/>
            <w:szCs w:val="22"/>
          </w:rPr>
          <w:delText xml:space="preserve">].  </w:delText>
        </w:r>
      </w:del>
      <w:del w:id="222" w:author="Westphal, Michael F" w:date="2017-07-30T14:47:00Z">
        <w:r w:rsidDel="005040DD">
          <w:rPr>
            <w:sz w:val="22"/>
            <w:szCs w:val="22"/>
          </w:rPr>
          <w:delText>Though other studies have found lizards to associate with shrubs [</w:delText>
        </w:r>
        <w:r w:rsidDel="005040DD">
          <w:rPr>
            <w:b/>
            <w:bCs/>
            <w:sz w:val="22"/>
            <w:szCs w:val="22"/>
          </w:rPr>
          <w:delText>CITATIONS</w:delText>
        </w:r>
        <w:r w:rsidDel="005040DD">
          <w:rPr>
            <w:sz w:val="22"/>
            <w:szCs w:val="22"/>
          </w:rPr>
          <w:delText xml:space="preserve">?], none have examined how lizards interact with shrubs, if shrubs are in fact facilitating lizards, and if so, what facilitative benefits draw lizards to shrubs. </w:delText>
        </w:r>
      </w:del>
      <w:del w:id="223" w:author="Westphal, Michael F" w:date="2017-07-30T14:53:00Z">
        <w:r w:rsidDel="0057147D">
          <w:rPr>
            <w:sz w:val="22"/>
            <w:szCs w:val="22"/>
          </w:rPr>
          <w:delText xml:space="preserve">We tested the hypothesis that shrubs facilitate </w:delText>
        </w:r>
        <w:r w:rsidDel="0057147D">
          <w:rPr>
            <w:i/>
            <w:iCs/>
            <w:sz w:val="22"/>
            <w:szCs w:val="22"/>
          </w:rPr>
          <w:delText>G. sila</w:delText>
        </w:r>
        <w:r w:rsidDel="0057147D">
          <w:rPr>
            <w:sz w:val="22"/>
            <w:szCs w:val="22"/>
          </w:rPr>
          <w:delText xml:space="preserve"> by </w:delText>
        </w:r>
      </w:del>
      <w:del w:id="224" w:author="Westphal, Michael F" w:date="2017-07-30T14:41:00Z">
        <w:r w:rsidDel="005F6F3B">
          <w:rPr>
            <w:sz w:val="22"/>
            <w:szCs w:val="22"/>
          </w:rPr>
          <w:delText xml:space="preserve">providing </w:delText>
        </w:r>
      </w:del>
      <w:del w:id="225" w:author="Westphal, Michael F" w:date="2017-07-30T14:53:00Z">
        <w:r w:rsidDel="0057147D">
          <w:rPr>
            <w:sz w:val="22"/>
            <w:szCs w:val="22"/>
          </w:rPr>
          <w:delText xml:space="preserve">habitat </w:delText>
        </w:r>
      </w:del>
      <w:del w:id="226" w:author="Westphal, Michael F" w:date="2017-07-30T14:41:00Z">
        <w:r w:rsidDel="005F6F3B">
          <w:rPr>
            <w:sz w:val="22"/>
            <w:szCs w:val="22"/>
          </w:rPr>
          <w:delText xml:space="preserve">associated </w:delText>
        </w:r>
      </w:del>
      <w:del w:id="227" w:author="Westphal, Michael F" w:date="2017-07-30T14:53:00Z">
        <w:r w:rsidDel="0057147D">
          <w:rPr>
            <w:sz w:val="22"/>
            <w:szCs w:val="22"/>
          </w:rPr>
          <w:delText xml:space="preserve">with their </w:delText>
        </w:r>
      </w:del>
      <w:del w:id="228" w:author="Westphal, Michael F" w:date="2017-07-30T14:48:00Z">
        <w:r w:rsidDel="005040DD">
          <w:rPr>
            <w:sz w:val="22"/>
            <w:szCs w:val="22"/>
          </w:rPr>
          <w:delText xml:space="preserve">specific </w:delText>
        </w:r>
      </w:del>
      <w:del w:id="229" w:author="Westphal, Michael F" w:date="2017-07-30T14:53:00Z">
        <w:r w:rsidDel="0057147D">
          <w:rPr>
            <w:sz w:val="22"/>
            <w:szCs w:val="22"/>
          </w:rPr>
          <w:delText>behavior</w:delText>
        </w:r>
      </w:del>
      <w:del w:id="230" w:author="Westphal, Michael F" w:date="2017-07-30T14:48:00Z">
        <w:r w:rsidDel="005040DD">
          <w:rPr>
            <w:sz w:val="22"/>
            <w:szCs w:val="22"/>
          </w:rPr>
          <w:delText>al</w:delText>
        </w:r>
      </w:del>
      <w:del w:id="231" w:author="Westphal, Michael F" w:date="2017-07-30T14:53:00Z">
        <w:r w:rsidDel="0057147D">
          <w:rPr>
            <w:sz w:val="22"/>
            <w:szCs w:val="22"/>
          </w:rPr>
          <w:delText xml:space="preserve"> </w:delText>
        </w:r>
      </w:del>
      <w:del w:id="232" w:author="Westphal, Michael F" w:date="2017-07-30T14:48:00Z">
        <w:r w:rsidDel="005040DD">
          <w:rPr>
            <w:sz w:val="22"/>
            <w:szCs w:val="22"/>
          </w:rPr>
          <w:delText xml:space="preserve">and physiological needs </w:delText>
        </w:r>
      </w:del>
      <w:del w:id="233" w:author="Westphal, Michael F" w:date="2017-07-30T14:53:00Z">
        <w:r w:rsidDel="0057147D">
          <w:rPr>
            <w:sz w:val="22"/>
            <w:szCs w:val="22"/>
          </w:rPr>
          <w:delText>[</w:delText>
        </w:r>
        <w:r w:rsidDel="0057147D">
          <w:rPr>
            <w:b/>
            <w:bCs/>
            <w:sz w:val="22"/>
            <w:szCs w:val="22"/>
          </w:rPr>
          <w:delText>BETTER CITE WHAT THOSE NEEDS ARE</w:delText>
        </w:r>
        <w:r w:rsidDel="0057147D">
          <w:rPr>
            <w:sz w:val="22"/>
            <w:szCs w:val="22"/>
          </w:rPr>
          <w:delText xml:space="preserve">]. </w:delText>
        </w:r>
      </w:del>
      <w:del w:id="234" w:author="Westphal, Michael F" w:date="2017-07-30T14:50:00Z">
        <w:r w:rsidDel="005040DD">
          <w:rPr>
            <w:sz w:val="22"/>
            <w:szCs w:val="22"/>
          </w:rPr>
          <w:delText xml:space="preserve">The following predictions were tested </w:delText>
        </w:r>
      </w:del>
      <w:del w:id="235" w:author="Westphal, Michael F" w:date="2017-07-30T14:47:00Z">
        <w:r w:rsidDel="005040DD">
          <w:rPr>
            <w:sz w:val="22"/>
            <w:szCs w:val="22"/>
          </w:rPr>
          <w:delText xml:space="preserve">in this specific desert ecosystem: </w:delText>
        </w:r>
      </w:del>
      <w:del w:id="236" w:author="Westphal, Michael F" w:date="2017-07-30T14:50:00Z">
        <w:r w:rsidDel="005040DD">
          <w:rPr>
            <w:sz w:val="22"/>
            <w:szCs w:val="22"/>
          </w:rPr>
          <w:delText xml:space="preserve">(i) </w:delText>
        </w:r>
        <w:commentRangeStart w:id="237"/>
        <w:r w:rsidDel="005040DD">
          <w:rPr>
            <w:sz w:val="22"/>
            <w:szCs w:val="22"/>
          </w:rPr>
          <w:delText>lizards</w:delText>
        </w:r>
        <w:commentRangeEnd w:id="237"/>
        <w:r w:rsidR="005040DD" w:rsidDel="005040DD">
          <w:rPr>
            <w:rStyle w:val="CommentReference"/>
            <w:rFonts w:cs="Times New Roman"/>
            <w:color w:val="auto"/>
          </w:rPr>
          <w:commentReference w:id="237"/>
        </w:r>
        <w:r w:rsidDel="005040DD">
          <w:rPr>
            <w:sz w:val="22"/>
            <w:szCs w:val="22"/>
          </w:rPr>
          <w:delText xml:space="preserve"> are found more frequently under shrubs in the afternoon for thermoregulation [</w:delText>
        </w:r>
        <w:r w:rsidDel="005040DD">
          <w:rPr>
            <w:b/>
            <w:bCs/>
            <w:sz w:val="22"/>
            <w:szCs w:val="22"/>
          </w:rPr>
          <w:delText>GAHH</w:delText>
        </w:r>
        <w:r w:rsidDel="005040DD">
          <w:rPr>
            <w:sz w:val="22"/>
            <w:szCs w:val="22"/>
          </w:rPr>
          <w:delText>]  compared to shrub observations in the morning (shelter function), (ii) behaviors linked to predator avoidance, such as hiding in shrubs and running to shrubs when predators are present, are more frequent under shrubs compared to open area (refuge function), (iii) lizard hunting [</w:delText>
        </w:r>
        <w:r w:rsidDel="005040DD">
          <w:rPr>
            <w:b/>
            <w:bCs/>
            <w:sz w:val="22"/>
            <w:szCs w:val="22"/>
          </w:rPr>
          <w:delText>FORAGING</w:delText>
        </w:r>
        <w:r w:rsidDel="005040DD">
          <w:rPr>
            <w:sz w:val="22"/>
            <w:szCs w:val="22"/>
          </w:rPr>
          <w:delText>] behaviors, such as stalking and observation of insects, are less frequent under shrubs because shrubs typically facilitate annual plants [</w:delText>
        </w:r>
        <w:r w:rsidDel="005040DD">
          <w:rPr>
            <w:b/>
            <w:bCs/>
            <w:sz w:val="22"/>
            <w:szCs w:val="22"/>
          </w:rPr>
          <w:delText>CITATIONS</w:delText>
        </w:r>
        <w:r w:rsidDel="005040DD">
          <w:rPr>
            <w:sz w:val="22"/>
            <w:szCs w:val="22"/>
          </w:rPr>
          <w:delText xml:space="preserve">] and the resulting dense vegetation can interfere with lizard movement and visibility. The final prediction is important because one habitat type is likely not ideal for all behavioral needs of a species. The multiple direct and indirect interactions between lizards and shrubs means that there may be some negative interactions within a net positive effect, such as the negative impact of increased annual growth around shrubs on hunting by lizards despite the overall benefit of shelter shrubs provides. It is our goal that this information on shrub facilitation can be useful when managing habitat for the conservation of </w:delText>
        </w:r>
        <w:r w:rsidDel="005040DD">
          <w:rPr>
            <w:i/>
            <w:iCs/>
            <w:sz w:val="22"/>
            <w:szCs w:val="22"/>
          </w:rPr>
          <w:delText>G. sila</w:delText>
        </w:r>
        <w:r w:rsidDel="005040DD">
          <w:rPr>
            <w:sz w:val="22"/>
            <w:szCs w:val="22"/>
          </w:rPr>
          <w:delText xml:space="preserve">. </w:delText>
        </w:r>
      </w:del>
      <w:ins w:id="238" w:author="Westphal, Michael F" w:date="2017-07-30T14:53:00Z">
        <w:r w:rsidR="0057147D">
          <w:rPr>
            <w:sz w:val="22"/>
            <w:szCs w:val="22"/>
          </w:rPr>
          <w:t xml:space="preserve">We </w:t>
        </w:r>
      </w:ins>
      <w:ins w:id="239" w:author="Westphal, Michael F" w:date="2017-07-30T14:55:00Z">
        <w:r w:rsidR="0057147D">
          <w:rPr>
            <w:sz w:val="22"/>
            <w:szCs w:val="22"/>
          </w:rPr>
          <w:t>calculated</w:t>
        </w:r>
      </w:ins>
      <w:ins w:id="240" w:author="Westphal, Michael F" w:date="2017-07-30T14:53:00Z">
        <w:r w:rsidR="0057147D">
          <w:rPr>
            <w:sz w:val="22"/>
            <w:szCs w:val="22"/>
          </w:rPr>
          <w:t xml:space="preserve"> the home ranges of </w:t>
        </w:r>
      </w:ins>
      <w:ins w:id="241" w:author="Westphal, Michael F" w:date="2017-07-30T14:54:00Z">
        <w:r w:rsidR="0057147D">
          <w:rPr>
            <w:sz w:val="22"/>
            <w:szCs w:val="22"/>
          </w:rPr>
          <w:t xml:space="preserve">individual </w:t>
        </w:r>
      </w:ins>
      <w:ins w:id="242" w:author="Westphal, Michael F" w:date="2017-07-30T14:53:00Z">
        <w:r w:rsidR="0057147D">
          <w:rPr>
            <w:sz w:val="22"/>
            <w:szCs w:val="22"/>
          </w:rPr>
          <w:t xml:space="preserve">lizards </w:t>
        </w:r>
      </w:ins>
      <w:ins w:id="243" w:author="Westphal, Michael F" w:date="2017-07-30T14:54:00Z">
        <w:r w:rsidR="0057147D">
          <w:rPr>
            <w:sz w:val="22"/>
            <w:szCs w:val="22"/>
          </w:rPr>
          <w:t xml:space="preserve">for the purposes of comparing our study with previous </w:t>
        </w:r>
        <w:proofErr w:type="spellStart"/>
        <w:r w:rsidR="0057147D">
          <w:rPr>
            <w:sz w:val="22"/>
            <w:szCs w:val="22"/>
          </w:rPr>
          <w:t>radiotelemtry</w:t>
        </w:r>
        <w:proofErr w:type="spellEnd"/>
        <w:r w:rsidR="0057147D">
          <w:rPr>
            <w:sz w:val="22"/>
            <w:szCs w:val="22"/>
          </w:rPr>
          <w:t xml:space="preserve"> studies of </w:t>
        </w:r>
        <w:r w:rsidR="0057147D" w:rsidRPr="0057147D">
          <w:rPr>
            <w:i/>
            <w:sz w:val="22"/>
            <w:szCs w:val="22"/>
            <w:rPrChange w:id="244" w:author="Westphal, Michael F" w:date="2017-07-30T14:55:00Z">
              <w:rPr>
                <w:sz w:val="22"/>
                <w:szCs w:val="22"/>
              </w:rPr>
            </w:rPrChange>
          </w:rPr>
          <w:t xml:space="preserve">G. </w:t>
        </w:r>
        <w:proofErr w:type="spellStart"/>
        <w:r w:rsidR="0057147D" w:rsidRPr="0057147D">
          <w:rPr>
            <w:i/>
            <w:sz w:val="22"/>
            <w:szCs w:val="22"/>
            <w:rPrChange w:id="245" w:author="Westphal, Michael F" w:date="2017-07-30T14:55:00Z">
              <w:rPr>
                <w:sz w:val="22"/>
                <w:szCs w:val="22"/>
              </w:rPr>
            </w:rPrChange>
          </w:rPr>
          <w:t>sila</w:t>
        </w:r>
        <w:proofErr w:type="spellEnd"/>
        <w:r w:rsidR="0057147D">
          <w:rPr>
            <w:sz w:val="22"/>
            <w:szCs w:val="22"/>
          </w:rPr>
          <w:t xml:space="preserve"> and to assess the availability of shrub habitat to each lizard</w:t>
        </w:r>
      </w:ins>
      <w:ins w:id="246" w:author="Westphal, Michael F" w:date="2017-07-30T14:56:00Z">
        <w:r w:rsidR="0057147D">
          <w:rPr>
            <w:sz w:val="22"/>
            <w:szCs w:val="22"/>
          </w:rPr>
          <w:t xml:space="preserve"> as well as</w:t>
        </w:r>
      </w:ins>
      <w:ins w:id="247" w:author="Westphal, Michael F" w:date="2017-07-30T14:54:00Z">
        <w:r w:rsidR="0057147D">
          <w:rPr>
            <w:sz w:val="22"/>
            <w:szCs w:val="22"/>
          </w:rPr>
          <w:t xml:space="preserve"> </w:t>
        </w:r>
      </w:ins>
      <w:ins w:id="248" w:author="Westphal, Michael F" w:date="2017-07-30T14:56:00Z">
        <w:r w:rsidR="0057147D">
          <w:rPr>
            <w:sz w:val="22"/>
            <w:szCs w:val="22"/>
          </w:rPr>
          <w:t>any</w:t>
        </w:r>
      </w:ins>
      <w:ins w:id="249" w:author="Westphal, Michael F" w:date="2017-07-30T14:54:00Z">
        <w:r w:rsidR="0057147D">
          <w:rPr>
            <w:sz w:val="22"/>
            <w:szCs w:val="22"/>
          </w:rPr>
          <w:t xml:space="preserve"> interactions of home range size </w:t>
        </w:r>
      </w:ins>
      <w:ins w:id="250" w:author="Westphal, Michael F" w:date="2017-07-30T14:56:00Z">
        <w:r w:rsidR="0057147D">
          <w:rPr>
            <w:sz w:val="22"/>
            <w:szCs w:val="22"/>
          </w:rPr>
          <w:t>with</w:t>
        </w:r>
      </w:ins>
      <w:ins w:id="251" w:author="Westphal, Michael F" w:date="2017-07-30T14:54:00Z">
        <w:r w:rsidR="0057147D">
          <w:rPr>
            <w:sz w:val="22"/>
            <w:szCs w:val="22"/>
          </w:rPr>
          <w:t xml:space="preserve"> shrub use</w:t>
        </w:r>
      </w:ins>
      <w:ins w:id="252" w:author="Westphal, Michael F" w:date="2017-07-30T14:56:00Z">
        <w:r w:rsidR="0057147D">
          <w:rPr>
            <w:sz w:val="22"/>
            <w:szCs w:val="22"/>
          </w:rPr>
          <w:t>.</w:t>
        </w:r>
      </w:ins>
    </w:p>
    <w:p w14:paraId="7E34F2A2" w14:textId="77777777" w:rsidR="00736E7E" w:rsidRDefault="00736E7E" w:rsidP="005B46DE">
      <w:pPr>
        <w:pStyle w:val="Body"/>
        <w:spacing w:line="480" w:lineRule="auto"/>
        <w:ind w:firstLine="720"/>
        <w:rPr>
          <w:sz w:val="22"/>
          <w:szCs w:val="22"/>
        </w:rPr>
        <w:pPrChange w:id="253" w:author="Westphal, Michael F" w:date="2017-10-05T14:54:00Z">
          <w:pPr>
            <w:pStyle w:val="Body"/>
            <w:spacing w:line="480" w:lineRule="auto"/>
          </w:pPr>
        </w:pPrChange>
      </w:pPr>
    </w:p>
    <w:p w14:paraId="504D26DD" w14:textId="02F6ED93" w:rsidR="00736E7E" w:rsidDel="00CE490E" w:rsidRDefault="00736E7E" w:rsidP="002E5613">
      <w:pPr>
        <w:pStyle w:val="Body"/>
        <w:spacing w:line="480" w:lineRule="auto"/>
        <w:rPr>
          <w:del w:id="254" w:author="Westphal, Michael F" w:date="2017-10-05T14:13:00Z"/>
          <w:sz w:val="22"/>
          <w:szCs w:val="22"/>
        </w:rPr>
        <w:pPrChange w:id="255" w:author="Westphal, Michael F" w:date="2017-10-05T14:55:00Z">
          <w:pPr>
            <w:pStyle w:val="Body"/>
            <w:spacing w:line="480" w:lineRule="auto"/>
          </w:pPr>
        </w:pPrChange>
      </w:pPr>
    </w:p>
    <w:p w14:paraId="3AD8C96C" w14:textId="5604D394" w:rsidR="00736E7E" w:rsidDel="00CE490E" w:rsidRDefault="00736E7E" w:rsidP="002E5613">
      <w:pPr>
        <w:pStyle w:val="Body"/>
        <w:spacing w:line="480" w:lineRule="auto"/>
        <w:rPr>
          <w:del w:id="256" w:author="Westphal, Michael F" w:date="2017-10-05T14:13:00Z"/>
          <w:sz w:val="22"/>
          <w:szCs w:val="22"/>
        </w:rPr>
        <w:pPrChange w:id="257" w:author="Westphal, Michael F" w:date="2017-10-05T14:55:00Z">
          <w:pPr>
            <w:pStyle w:val="Body"/>
            <w:spacing w:line="480" w:lineRule="auto"/>
          </w:pPr>
        </w:pPrChange>
      </w:pPr>
    </w:p>
    <w:p w14:paraId="29B4059C" w14:textId="1235B0EF" w:rsidR="00736E7E" w:rsidDel="00CE490E" w:rsidRDefault="00736E7E" w:rsidP="002E5613">
      <w:pPr>
        <w:pStyle w:val="Body"/>
        <w:spacing w:line="480" w:lineRule="auto"/>
        <w:rPr>
          <w:del w:id="258" w:author="Westphal, Michael F" w:date="2017-10-05T14:13:00Z"/>
          <w:sz w:val="22"/>
          <w:szCs w:val="22"/>
        </w:rPr>
        <w:pPrChange w:id="259" w:author="Westphal, Michael F" w:date="2017-10-05T14:55:00Z">
          <w:pPr>
            <w:pStyle w:val="Body"/>
            <w:spacing w:line="480" w:lineRule="auto"/>
          </w:pPr>
        </w:pPrChange>
      </w:pPr>
    </w:p>
    <w:p w14:paraId="7A47EF2F" w14:textId="30D174FA" w:rsidR="00736E7E" w:rsidDel="00CE490E" w:rsidRDefault="00736E7E" w:rsidP="002E5613">
      <w:pPr>
        <w:pStyle w:val="Body"/>
        <w:spacing w:line="480" w:lineRule="auto"/>
        <w:rPr>
          <w:del w:id="260" w:author="Westphal, Michael F" w:date="2017-10-05T14:13:00Z"/>
          <w:sz w:val="22"/>
          <w:szCs w:val="22"/>
        </w:rPr>
        <w:pPrChange w:id="261" w:author="Westphal, Michael F" w:date="2017-10-05T14:55:00Z">
          <w:pPr>
            <w:pStyle w:val="Body"/>
            <w:spacing w:line="480" w:lineRule="auto"/>
          </w:pPr>
        </w:pPrChange>
      </w:pPr>
    </w:p>
    <w:p w14:paraId="34AFE326" w14:textId="6E815E7A" w:rsidR="00736E7E" w:rsidDel="00CE490E" w:rsidRDefault="00736E7E" w:rsidP="002E5613">
      <w:pPr>
        <w:pStyle w:val="Body"/>
        <w:spacing w:line="480" w:lineRule="auto"/>
        <w:rPr>
          <w:del w:id="262" w:author="Westphal, Michael F" w:date="2017-10-05T14:13:00Z"/>
          <w:sz w:val="22"/>
          <w:szCs w:val="22"/>
        </w:rPr>
        <w:pPrChange w:id="263" w:author="Westphal, Michael F" w:date="2017-10-05T14:55:00Z">
          <w:pPr>
            <w:pStyle w:val="Body"/>
            <w:spacing w:line="480" w:lineRule="auto"/>
          </w:pPr>
        </w:pPrChange>
      </w:pPr>
    </w:p>
    <w:p w14:paraId="5AA9F30F" w14:textId="74126F58" w:rsidR="00736E7E" w:rsidDel="00CE490E" w:rsidRDefault="00736E7E" w:rsidP="002E5613">
      <w:pPr>
        <w:pStyle w:val="Body"/>
        <w:spacing w:line="480" w:lineRule="auto"/>
        <w:rPr>
          <w:del w:id="264" w:author="Westphal, Michael F" w:date="2017-10-05T14:13:00Z"/>
          <w:sz w:val="22"/>
          <w:szCs w:val="22"/>
        </w:rPr>
        <w:pPrChange w:id="265" w:author="Westphal, Michael F" w:date="2017-10-05T14:55:00Z">
          <w:pPr>
            <w:pStyle w:val="Body"/>
            <w:spacing w:line="480" w:lineRule="auto"/>
          </w:pPr>
        </w:pPrChange>
      </w:pPr>
    </w:p>
    <w:p w14:paraId="44DE6083" w14:textId="02467B15" w:rsidR="00736E7E" w:rsidDel="00CE490E" w:rsidRDefault="00736E7E" w:rsidP="002E5613">
      <w:pPr>
        <w:pStyle w:val="Body"/>
        <w:spacing w:line="480" w:lineRule="auto"/>
        <w:rPr>
          <w:del w:id="266" w:author="Westphal, Michael F" w:date="2017-10-05T14:13:00Z"/>
          <w:sz w:val="22"/>
          <w:szCs w:val="22"/>
        </w:rPr>
        <w:pPrChange w:id="267" w:author="Westphal, Michael F" w:date="2017-10-05T14:55:00Z">
          <w:pPr>
            <w:pStyle w:val="Body"/>
            <w:spacing w:line="480" w:lineRule="auto"/>
          </w:pPr>
        </w:pPrChange>
      </w:pPr>
    </w:p>
    <w:p w14:paraId="2229682B" w14:textId="64EC8EB2" w:rsidR="00736E7E" w:rsidDel="00CE490E" w:rsidRDefault="00736E7E" w:rsidP="002E5613">
      <w:pPr>
        <w:pStyle w:val="Body"/>
        <w:spacing w:line="480" w:lineRule="auto"/>
        <w:rPr>
          <w:del w:id="268" w:author="Westphal, Michael F" w:date="2017-10-05T14:13:00Z"/>
          <w:sz w:val="22"/>
          <w:szCs w:val="22"/>
        </w:rPr>
        <w:pPrChange w:id="269" w:author="Westphal, Michael F" w:date="2017-10-05T14:55:00Z">
          <w:pPr>
            <w:pStyle w:val="Body"/>
            <w:spacing w:line="480" w:lineRule="auto"/>
          </w:pPr>
        </w:pPrChange>
      </w:pPr>
    </w:p>
    <w:p w14:paraId="298E06A6" w14:textId="622B3A1A" w:rsidR="00736E7E" w:rsidDel="00CE490E" w:rsidRDefault="00736E7E" w:rsidP="002E5613">
      <w:pPr>
        <w:pStyle w:val="Body"/>
        <w:spacing w:line="480" w:lineRule="auto"/>
        <w:rPr>
          <w:del w:id="270" w:author="Westphal, Michael F" w:date="2017-10-05T14:13:00Z"/>
          <w:sz w:val="22"/>
          <w:szCs w:val="22"/>
        </w:rPr>
        <w:pPrChange w:id="271" w:author="Westphal, Michael F" w:date="2017-10-05T14:55:00Z">
          <w:pPr>
            <w:pStyle w:val="Body"/>
            <w:spacing w:line="480" w:lineRule="auto"/>
          </w:pPr>
        </w:pPrChange>
      </w:pPr>
    </w:p>
    <w:p w14:paraId="48A1DDA7" w14:textId="2F60D675" w:rsidR="00736E7E" w:rsidDel="00CE490E" w:rsidRDefault="00736E7E" w:rsidP="002E5613">
      <w:pPr>
        <w:pStyle w:val="Body"/>
        <w:spacing w:line="480" w:lineRule="auto"/>
        <w:rPr>
          <w:del w:id="272" w:author="Westphal, Michael F" w:date="2017-10-05T14:13:00Z"/>
          <w:sz w:val="22"/>
          <w:szCs w:val="22"/>
        </w:rPr>
        <w:pPrChange w:id="273" w:author="Westphal, Michael F" w:date="2017-10-05T14:55:00Z">
          <w:pPr>
            <w:pStyle w:val="Body"/>
            <w:spacing w:line="480" w:lineRule="auto"/>
          </w:pPr>
        </w:pPrChange>
      </w:pPr>
    </w:p>
    <w:p w14:paraId="04C13739" w14:textId="31100645" w:rsidR="00736E7E" w:rsidDel="00CE490E" w:rsidRDefault="00736E7E" w:rsidP="002E5613">
      <w:pPr>
        <w:pStyle w:val="Body"/>
        <w:spacing w:line="480" w:lineRule="auto"/>
        <w:rPr>
          <w:del w:id="274" w:author="Westphal, Michael F" w:date="2017-10-05T14:13:00Z"/>
          <w:sz w:val="22"/>
          <w:szCs w:val="22"/>
        </w:rPr>
        <w:pPrChange w:id="275" w:author="Westphal, Michael F" w:date="2017-10-05T14:55:00Z">
          <w:pPr>
            <w:pStyle w:val="Body"/>
            <w:spacing w:line="480" w:lineRule="auto"/>
          </w:pPr>
        </w:pPrChange>
      </w:pPr>
    </w:p>
    <w:p w14:paraId="03703A3C" w14:textId="77777777" w:rsidR="00736E7E" w:rsidDel="00CE490E" w:rsidRDefault="00035BFF" w:rsidP="002E5613">
      <w:pPr>
        <w:pStyle w:val="Body"/>
        <w:spacing w:after="160" w:line="480" w:lineRule="auto"/>
        <w:rPr>
          <w:del w:id="276" w:author="Westphal, Michael F" w:date="2017-10-05T14:13:00Z"/>
        </w:rPr>
        <w:pPrChange w:id="277" w:author="Westphal, Michael F" w:date="2017-10-05T14:55:00Z">
          <w:pPr>
            <w:pStyle w:val="Body"/>
            <w:spacing w:after="160" w:line="259" w:lineRule="auto"/>
          </w:pPr>
        </w:pPrChange>
      </w:pPr>
      <w:del w:id="278" w:author="Westphal, Michael F" w:date="2017-10-05T14:13:00Z">
        <w:r w:rsidDel="00CE490E">
          <w:rPr>
            <w:rFonts w:ascii="Arial Unicode MS" w:hAnsi="Arial Unicode MS"/>
            <w:sz w:val="22"/>
            <w:szCs w:val="22"/>
          </w:rPr>
          <w:br w:type="page"/>
        </w:r>
      </w:del>
    </w:p>
    <w:p w14:paraId="0376CFF1" w14:textId="77777777" w:rsidR="00736E7E" w:rsidRDefault="00035BFF" w:rsidP="002E5613">
      <w:pPr>
        <w:pStyle w:val="Body"/>
        <w:spacing w:after="160" w:line="480" w:lineRule="auto"/>
        <w:rPr>
          <w:b/>
          <w:bCs/>
          <w:sz w:val="22"/>
          <w:szCs w:val="22"/>
        </w:rPr>
        <w:pPrChange w:id="279" w:author="Westphal, Michael F" w:date="2017-10-05T14:55:00Z">
          <w:pPr>
            <w:pStyle w:val="Body"/>
            <w:spacing w:line="480" w:lineRule="auto"/>
          </w:pPr>
        </w:pPrChange>
      </w:pPr>
      <w:r>
        <w:rPr>
          <w:b/>
          <w:bCs/>
          <w:sz w:val="22"/>
          <w:szCs w:val="22"/>
        </w:rPr>
        <w:t>Methods</w:t>
      </w:r>
    </w:p>
    <w:p w14:paraId="0013F040" w14:textId="7738FAA1" w:rsidR="00736E7E" w:rsidRPr="0057147D" w:rsidDel="005B46DE" w:rsidRDefault="0057147D" w:rsidP="005B46DE">
      <w:pPr>
        <w:pStyle w:val="Body"/>
        <w:spacing w:line="480" w:lineRule="auto"/>
        <w:ind w:firstLine="720"/>
        <w:rPr>
          <w:del w:id="280" w:author="Westphal, Michael F" w:date="2017-10-05T14:54:00Z"/>
          <w:bCs/>
          <w:i/>
          <w:sz w:val="22"/>
          <w:szCs w:val="22"/>
          <w:rPrChange w:id="281" w:author="Westphal, Michael F" w:date="2017-07-30T14:58:00Z">
            <w:rPr>
              <w:del w:id="282" w:author="Westphal, Michael F" w:date="2017-10-05T14:54:00Z"/>
              <w:b/>
              <w:bCs/>
              <w:sz w:val="22"/>
              <w:szCs w:val="22"/>
            </w:rPr>
          </w:rPrChange>
        </w:rPr>
        <w:pPrChange w:id="283" w:author="Westphal, Michael F" w:date="2017-10-05T14:54:00Z">
          <w:pPr>
            <w:pStyle w:val="Body"/>
            <w:spacing w:line="480" w:lineRule="auto"/>
          </w:pPr>
        </w:pPrChange>
      </w:pPr>
      <w:ins w:id="284" w:author="Westphal, Michael F" w:date="2017-07-30T14:58:00Z">
        <w:r w:rsidRPr="0057147D">
          <w:rPr>
            <w:bCs/>
            <w:i/>
            <w:sz w:val="22"/>
            <w:szCs w:val="22"/>
            <w:rPrChange w:id="285" w:author="Westphal, Michael F" w:date="2017-07-30T14:58:00Z">
              <w:rPr>
                <w:b/>
                <w:bCs/>
                <w:sz w:val="22"/>
                <w:szCs w:val="22"/>
              </w:rPr>
            </w:rPrChange>
          </w:rPr>
          <w:t>Study site</w:t>
        </w:r>
      </w:ins>
      <w:ins w:id="286" w:author="Westphal, Michael F" w:date="2017-10-05T14:55:00Z">
        <w:r w:rsidR="005B46DE">
          <w:rPr>
            <w:b/>
            <w:bCs/>
            <w:sz w:val="22"/>
            <w:szCs w:val="22"/>
          </w:rPr>
          <w:t xml:space="preserve">.-- </w:t>
        </w:r>
      </w:ins>
    </w:p>
    <w:p w14:paraId="17F4745C" w14:textId="3AD44F3B" w:rsidR="00736E7E" w:rsidRDefault="00035BFF" w:rsidP="005B46DE">
      <w:pPr>
        <w:pStyle w:val="Body"/>
        <w:spacing w:line="480" w:lineRule="auto"/>
        <w:ind w:firstLine="720"/>
        <w:rPr>
          <w:sz w:val="22"/>
          <w:szCs w:val="22"/>
        </w:rPr>
        <w:pPrChange w:id="287" w:author="Westphal, Michael F" w:date="2017-10-05T14:54:00Z">
          <w:pPr>
            <w:pStyle w:val="Body"/>
            <w:spacing w:line="480" w:lineRule="auto"/>
            <w:ind w:firstLine="720"/>
          </w:pPr>
        </w:pPrChange>
      </w:pPr>
      <w:del w:id="288" w:author="Westphal, Michael F" w:date="2017-07-30T14:58:00Z">
        <w:r w:rsidDel="0057147D">
          <w:rPr>
            <w:b/>
            <w:bCs/>
            <w:sz w:val="22"/>
            <w:szCs w:val="22"/>
          </w:rPr>
          <w:delText xml:space="preserve">[To quantify the interaction between </w:delText>
        </w:r>
        <w:r w:rsidDel="0057147D">
          <w:rPr>
            <w:b/>
            <w:bCs/>
            <w:i/>
            <w:iCs/>
            <w:sz w:val="22"/>
            <w:szCs w:val="22"/>
          </w:rPr>
          <w:delText>E. californica</w:delText>
        </w:r>
        <w:r w:rsidDel="0057147D">
          <w:rPr>
            <w:b/>
            <w:bCs/>
            <w:sz w:val="22"/>
            <w:szCs w:val="22"/>
          </w:rPr>
          <w:delText xml:space="preserve"> and </w:delText>
        </w:r>
        <w:r w:rsidDel="0057147D">
          <w:rPr>
            <w:b/>
            <w:bCs/>
            <w:i/>
            <w:iCs/>
            <w:sz w:val="22"/>
            <w:szCs w:val="22"/>
          </w:rPr>
          <w:delText>G. sila</w:delText>
        </w:r>
        <w:r w:rsidDel="0057147D">
          <w:rPr>
            <w:b/>
            <w:bCs/>
            <w:sz w:val="22"/>
            <w:szCs w:val="22"/>
          </w:rPr>
          <w:delText xml:space="preserve"> we employed radiotelemetric tracking of adult </w:delText>
        </w:r>
        <w:r w:rsidDel="0057147D">
          <w:rPr>
            <w:b/>
            <w:bCs/>
            <w:i/>
            <w:iCs/>
            <w:sz w:val="22"/>
            <w:szCs w:val="22"/>
          </w:rPr>
          <w:delText>G. sila</w:delText>
        </w:r>
        <w:r w:rsidDel="0057147D">
          <w:rPr>
            <w:b/>
            <w:bCs/>
            <w:sz w:val="22"/>
            <w:szCs w:val="22"/>
          </w:rPr>
          <w:delText xml:space="preserve"> over a ~(10 ha?) of relatively San Joaquin Desert habitat dominated by mature </w:delText>
        </w:r>
        <w:r w:rsidDel="0057147D">
          <w:rPr>
            <w:b/>
            <w:bCs/>
            <w:i/>
            <w:iCs/>
            <w:sz w:val="22"/>
            <w:szCs w:val="22"/>
          </w:rPr>
          <w:delText>E. californica</w:delText>
        </w:r>
        <w:r w:rsidDel="0057147D">
          <w:rPr>
            <w:b/>
            <w:bCs/>
            <w:sz w:val="22"/>
            <w:szCs w:val="22"/>
          </w:rPr>
          <w:delText xml:space="preserve">.  ] </w:delText>
        </w:r>
      </w:del>
      <w:r>
        <w:rPr>
          <w:sz w:val="22"/>
          <w:szCs w:val="22"/>
        </w:rPr>
        <w:t>We conducted our telemetry stu</w:t>
      </w:r>
      <w:ins w:id="289" w:author="Westphal, Michael F" w:date="2017-10-05T14:13:00Z">
        <w:r w:rsidR="00CE490E">
          <w:rPr>
            <w:bCs/>
            <w:sz w:val="22"/>
            <w:szCs w:val="22"/>
          </w:rPr>
          <w:t xml:space="preserve">dy on the </w:t>
        </w:r>
      </w:ins>
      <w:del w:id="290" w:author="Westphal, Michael F" w:date="2017-10-05T14:13:00Z">
        <w:r w:rsidDel="00CE490E">
          <w:rPr>
            <w:sz w:val="22"/>
            <w:szCs w:val="22"/>
          </w:rPr>
          <w:delText>dy along [</w:delText>
        </w:r>
        <w:r w:rsidDel="00CE490E">
          <w:rPr>
            <w:b/>
            <w:bCs/>
            <w:sz w:val="22"/>
            <w:szCs w:val="22"/>
          </w:rPr>
          <w:delText>ON</w:delText>
        </w:r>
        <w:r w:rsidDel="00CE490E">
          <w:rPr>
            <w:sz w:val="22"/>
            <w:szCs w:val="22"/>
          </w:rPr>
          <w:delText xml:space="preserve">]  </w:delText>
        </w:r>
      </w:del>
      <w:r>
        <w:rPr>
          <w:sz w:val="22"/>
          <w:szCs w:val="22"/>
        </w:rPr>
        <w:t xml:space="preserve">Elkhorn Plain within Carrizo Plain National Monument (San Luis Obispo County, California, USA, </w:t>
      </w:r>
      <w:r>
        <w:rPr>
          <w:color w:val="222222"/>
          <w:sz w:val="22"/>
          <w:szCs w:val="22"/>
          <w:u w:color="222222"/>
        </w:rPr>
        <w:t>35.1914</w:t>
      </w:r>
      <w:r>
        <w:rPr>
          <w:color w:val="222222"/>
          <w:sz w:val="22"/>
          <w:szCs w:val="22"/>
          <w:u w:color="222222"/>
          <w:lang w:val="it-IT"/>
        </w:rPr>
        <w:t xml:space="preserve">° </w:t>
      </w:r>
      <w:r>
        <w:rPr>
          <w:color w:val="222222"/>
          <w:sz w:val="22"/>
          <w:szCs w:val="22"/>
          <w:u w:color="222222"/>
        </w:rPr>
        <w:t>N, 119.7929</w:t>
      </w:r>
      <w:r>
        <w:rPr>
          <w:color w:val="222222"/>
          <w:sz w:val="22"/>
          <w:szCs w:val="22"/>
          <w:u w:color="222222"/>
          <w:lang w:val="it-IT"/>
        </w:rPr>
        <w:t xml:space="preserve">° </w:t>
      </w:r>
      <w:r>
        <w:rPr>
          <w:color w:val="222222"/>
          <w:sz w:val="22"/>
          <w:szCs w:val="22"/>
          <w:u w:color="222222"/>
        </w:rPr>
        <w:t>W</w:t>
      </w:r>
      <w:r>
        <w:rPr>
          <w:sz w:val="22"/>
          <w:szCs w:val="22"/>
        </w:rPr>
        <w:t xml:space="preserve">). </w:t>
      </w:r>
      <w:del w:id="291" w:author="Westphal, Michael F" w:date="2017-07-30T14:58:00Z">
        <w:r w:rsidDel="0057147D">
          <w:rPr>
            <w:sz w:val="22"/>
            <w:szCs w:val="22"/>
          </w:rPr>
          <w:delText>The Monument is the largest remaining patch of San Joaquin Desert ecosystem in California and supports many endangered and threatened species such as the San Joaquin kit fox (</w:delText>
        </w:r>
        <w:r w:rsidDel="0057147D">
          <w:rPr>
            <w:i/>
            <w:iCs/>
            <w:sz w:val="22"/>
            <w:szCs w:val="22"/>
            <w:lang w:val="fr-FR"/>
          </w:rPr>
          <w:delText>Vulpes macrotis mutica</w:delText>
        </w:r>
        <w:r w:rsidDel="0057147D">
          <w:rPr>
            <w:sz w:val="22"/>
            <w:szCs w:val="22"/>
          </w:rPr>
          <w:delText>), giant kangaroo rat (</w:delText>
        </w:r>
        <w:r w:rsidDel="0057147D">
          <w:rPr>
            <w:i/>
            <w:iCs/>
            <w:sz w:val="22"/>
            <w:szCs w:val="22"/>
          </w:rPr>
          <w:delText>Dipodomys ingens</w:delText>
        </w:r>
        <w:r w:rsidDel="0057147D">
          <w:rPr>
            <w:sz w:val="22"/>
            <w:szCs w:val="22"/>
          </w:rPr>
          <w:delText>), and blunt-nosed leopard lizard (</w:delText>
        </w:r>
        <w:r w:rsidDel="0057147D">
          <w:rPr>
            <w:i/>
            <w:iCs/>
            <w:sz w:val="22"/>
            <w:szCs w:val="22"/>
          </w:rPr>
          <w:delText>Gambelia sila</w:delText>
        </w:r>
        <w:r w:rsidDel="0057147D">
          <w:rPr>
            <w:sz w:val="22"/>
            <w:szCs w:val="22"/>
          </w:rPr>
          <w:delText>) (USFWS 1998, Germano et al 2011). Because of this it is the largest remaining piece of blunt-nosed leopard lizard habitat and likely supports the largest population of these lizards (USFWS 1998, Germano et al 2011) [</w:delText>
        </w:r>
        <w:r w:rsidDel="0057147D">
          <w:rPr>
            <w:b/>
            <w:bCs/>
            <w:sz w:val="22"/>
            <w:szCs w:val="22"/>
          </w:rPr>
          <w:delText>COMBINE LAST TWO SENTENCES</w:delText>
        </w:r>
        <w:r w:rsidDel="0057147D">
          <w:rPr>
            <w:sz w:val="22"/>
            <w:szCs w:val="22"/>
          </w:rPr>
          <w:delText xml:space="preserve">. </w:delText>
        </w:r>
      </w:del>
      <w:r>
        <w:rPr>
          <w:sz w:val="22"/>
          <w:szCs w:val="22"/>
        </w:rPr>
        <w:t>Average annual precipitation within the monument ranges from 15 cm in the southeast to 25 cm in the northwest (</w:t>
      </w:r>
      <w:proofErr w:type="spellStart"/>
      <w:r>
        <w:rPr>
          <w:sz w:val="22"/>
          <w:szCs w:val="22"/>
        </w:rPr>
        <w:t>Hijmans</w:t>
      </w:r>
      <w:proofErr w:type="spellEnd"/>
      <w:r>
        <w:rPr>
          <w:sz w:val="22"/>
          <w:szCs w:val="22"/>
        </w:rPr>
        <w:t xml:space="preserve"> et al. 2005).  The Elkhorn Plain is located within the Monument on an elevated plain separated from the main valley floor of the Carrizo Plain by the San Andreas Fault (</w:t>
      </w:r>
      <w:proofErr w:type="spellStart"/>
      <w:r>
        <w:rPr>
          <w:sz w:val="22"/>
          <w:szCs w:val="22"/>
        </w:rPr>
        <w:t>Germano</w:t>
      </w:r>
      <w:proofErr w:type="spellEnd"/>
      <w:r>
        <w:rPr>
          <w:sz w:val="22"/>
          <w:szCs w:val="22"/>
        </w:rPr>
        <w:t xml:space="preserve"> et al. 1994). The area has been heavily invaded by non-native annual grasses including</w:t>
      </w:r>
      <w:del w:id="292" w:author="Westphal, Michael F" w:date="2017-10-05T14:32:00Z">
        <w:r w:rsidDel="004202A3">
          <w:rPr>
            <w:sz w:val="22"/>
            <w:szCs w:val="22"/>
          </w:rPr>
          <w:delText xml:space="preserve"> the following species:</w:delText>
        </w:r>
      </w:del>
      <w:r>
        <w:rPr>
          <w:sz w:val="22"/>
          <w:szCs w:val="22"/>
        </w:rPr>
        <w:t xml:space="preserve"> </w:t>
      </w:r>
      <w:r>
        <w:rPr>
          <w:i/>
          <w:iCs/>
          <w:sz w:val="22"/>
          <w:szCs w:val="22"/>
          <w:lang w:val="pt-PT"/>
        </w:rPr>
        <w:t>Bromus madritensis, Erodium cicutarium</w:t>
      </w:r>
      <w:r>
        <w:rPr>
          <w:sz w:val="22"/>
          <w:szCs w:val="22"/>
        </w:rPr>
        <w:t xml:space="preserve">, and </w:t>
      </w:r>
      <w:proofErr w:type="spellStart"/>
      <w:r>
        <w:rPr>
          <w:i/>
          <w:iCs/>
          <w:sz w:val="22"/>
          <w:szCs w:val="22"/>
        </w:rPr>
        <w:t>Hordeum</w:t>
      </w:r>
      <w:proofErr w:type="spellEnd"/>
      <w:r>
        <w:rPr>
          <w:i/>
          <w:iCs/>
          <w:sz w:val="22"/>
          <w:szCs w:val="22"/>
        </w:rPr>
        <w:t xml:space="preserve"> </w:t>
      </w:r>
      <w:proofErr w:type="spellStart"/>
      <w:r>
        <w:rPr>
          <w:i/>
          <w:iCs/>
          <w:sz w:val="22"/>
          <w:szCs w:val="22"/>
        </w:rPr>
        <w:t>murinum</w:t>
      </w:r>
      <w:proofErr w:type="spellEnd"/>
      <w:r>
        <w:rPr>
          <w:sz w:val="22"/>
          <w:szCs w:val="22"/>
        </w:rPr>
        <w:t xml:space="preserve"> (</w:t>
      </w:r>
      <w:proofErr w:type="spellStart"/>
      <w:r>
        <w:rPr>
          <w:sz w:val="22"/>
          <w:szCs w:val="22"/>
        </w:rPr>
        <w:t>Schiffman</w:t>
      </w:r>
      <w:proofErr w:type="spellEnd"/>
      <w:r>
        <w:rPr>
          <w:sz w:val="22"/>
          <w:szCs w:val="22"/>
        </w:rPr>
        <w:t xml:space="preserve"> 1994, Gurney et al. 2015). The dominant shrubs </w:t>
      </w:r>
      <w:ins w:id="293" w:author="Westphal, Michael F" w:date="2017-10-05T14:33:00Z">
        <w:r w:rsidR="004202A3">
          <w:rPr>
            <w:sz w:val="22"/>
            <w:szCs w:val="22"/>
          </w:rPr>
          <w:t xml:space="preserve">on the Elkhorn Plain </w:t>
        </w:r>
      </w:ins>
      <w:r>
        <w:rPr>
          <w:sz w:val="22"/>
          <w:szCs w:val="22"/>
        </w:rPr>
        <w:t xml:space="preserve">are </w:t>
      </w:r>
      <w:ins w:id="294" w:author="Westphal, Michael F" w:date="2017-09-28T19:32:00Z">
        <w:r w:rsidR="00CF26C8">
          <w:rPr>
            <w:sz w:val="22"/>
            <w:szCs w:val="22"/>
          </w:rPr>
          <w:t xml:space="preserve">California </w:t>
        </w:r>
        <w:proofErr w:type="spellStart"/>
        <w:r w:rsidR="00CF26C8">
          <w:rPr>
            <w:sz w:val="22"/>
            <w:szCs w:val="22"/>
          </w:rPr>
          <w:t>jointfir</w:t>
        </w:r>
      </w:ins>
      <w:proofErr w:type="spellEnd"/>
      <w:del w:id="295" w:author="Westphal, Michael F" w:date="2017-09-28T19:32:00Z">
        <w:r w:rsidDel="00CF26C8">
          <w:rPr>
            <w:sz w:val="22"/>
            <w:szCs w:val="22"/>
          </w:rPr>
          <w:delText>mormon tea</w:delText>
        </w:r>
      </w:del>
      <w:r>
        <w:rPr>
          <w:sz w:val="22"/>
          <w:szCs w:val="22"/>
        </w:rPr>
        <w:t xml:space="preserve"> (</w:t>
      </w:r>
      <w:r>
        <w:rPr>
          <w:i/>
          <w:iCs/>
          <w:sz w:val="22"/>
          <w:szCs w:val="22"/>
        </w:rPr>
        <w:t xml:space="preserve">Ephedra </w:t>
      </w:r>
      <w:proofErr w:type="spellStart"/>
      <w:r>
        <w:rPr>
          <w:i/>
          <w:iCs/>
          <w:sz w:val="22"/>
          <w:szCs w:val="22"/>
        </w:rPr>
        <w:t>californica</w:t>
      </w:r>
      <w:proofErr w:type="spellEnd"/>
      <w:r>
        <w:rPr>
          <w:sz w:val="22"/>
          <w:szCs w:val="22"/>
        </w:rPr>
        <w:t xml:space="preserve">) and </w:t>
      </w:r>
      <w:proofErr w:type="spellStart"/>
      <w:r>
        <w:rPr>
          <w:sz w:val="22"/>
          <w:szCs w:val="22"/>
        </w:rPr>
        <w:t>saltbrush</w:t>
      </w:r>
      <w:proofErr w:type="spellEnd"/>
      <w:r>
        <w:rPr>
          <w:sz w:val="22"/>
          <w:szCs w:val="22"/>
        </w:rPr>
        <w:t xml:space="preserve"> (</w:t>
      </w:r>
      <w:proofErr w:type="spellStart"/>
      <w:r>
        <w:rPr>
          <w:i/>
          <w:iCs/>
          <w:sz w:val="22"/>
          <w:szCs w:val="22"/>
          <w:lang w:val="fr-FR"/>
        </w:rPr>
        <w:t>Atriplex</w:t>
      </w:r>
      <w:proofErr w:type="spellEnd"/>
      <w:r>
        <w:rPr>
          <w:i/>
          <w:iCs/>
          <w:sz w:val="22"/>
          <w:szCs w:val="22"/>
          <w:lang w:val="fr-FR"/>
        </w:rPr>
        <w:t xml:space="preserve"> </w:t>
      </w:r>
      <w:proofErr w:type="spellStart"/>
      <w:r>
        <w:rPr>
          <w:i/>
          <w:iCs/>
          <w:sz w:val="22"/>
          <w:szCs w:val="22"/>
          <w:lang w:val="fr-FR"/>
        </w:rPr>
        <w:t>polycarpa</w:t>
      </w:r>
      <w:proofErr w:type="spellEnd"/>
      <w:r>
        <w:rPr>
          <w:sz w:val="22"/>
          <w:szCs w:val="22"/>
        </w:rPr>
        <w:t xml:space="preserve">) (Stout et al. 2013). </w:t>
      </w:r>
      <w:r w:rsidRPr="0057147D">
        <w:rPr>
          <w:i/>
          <w:sz w:val="22"/>
          <w:szCs w:val="22"/>
          <w:rPrChange w:id="296" w:author="Westphal, Michael F" w:date="2017-07-30T14:58:00Z">
            <w:rPr>
              <w:sz w:val="22"/>
              <w:szCs w:val="22"/>
            </w:rPr>
          </w:rPrChange>
        </w:rPr>
        <w:t>Ephedra</w:t>
      </w:r>
      <w:r>
        <w:rPr>
          <w:sz w:val="22"/>
          <w:szCs w:val="22"/>
        </w:rPr>
        <w:t xml:space="preserve"> was the </w:t>
      </w:r>
      <w:ins w:id="297" w:author="Westphal, Michael F" w:date="2017-10-05T14:33:00Z">
        <w:r w:rsidR="004202A3">
          <w:rPr>
            <w:sz w:val="22"/>
            <w:szCs w:val="22"/>
          </w:rPr>
          <w:t xml:space="preserve">sole </w:t>
        </w:r>
      </w:ins>
      <w:r>
        <w:rPr>
          <w:sz w:val="22"/>
          <w:szCs w:val="22"/>
        </w:rPr>
        <w:t xml:space="preserve">dominant shrub at </w:t>
      </w:r>
      <w:del w:id="298" w:author="Westphal, Michael F" w:date="2017-10-05T14:33:00Z">
        <w:r w:rsidDel="004202A3">
          <w:rPr>
            <w:sz w:val="22"/>
            <w:szCs w:val="22"/>
          </w:rPr>
          <w:delText xml:space="preserve">the </w:delText>
        </w:r>
      </w:del>
      <w:ins w:id="299" w:author="Westphal, Michael F" w:date="2017-10-05T14:33:00Z">
        <w:r w:rsidR="004202A3">
          <w:rPr>
            <w:sz w:val="22"/>
            <w:szCs w:val="22"/>
          </w:rPr>
          <w:t>our</w:t>
        </w:r>
        <w:r w:rsidR="004202A3">
          <w:rPr>
            <w:sz w:val="22"/>
            <w:szCs w:val="22"/>
          </w:rPr>
          <w:t xml:space="preserve"> </w:t>
        </w:r>
      </w:ins>
      <w:r>
        <w:rPr>
          <w:sz w:val="22"/>
          <w:szCs w:val="22"/>
        </w:rPr>
        <w:t xml:space="preserve">study site with only a few </w:t>
      </w:r>
      <w:proofErr w:type="spellStart"/>
      <w:r>
        <w:rPr>
          <w:sz w:val="22"/>
          <w:szCs w:val="22"/>
        </w:rPr>
        <w:t>saltbrush</w:t>
      </w:r>
      <w:proofErr w:type="spellEnd"/>
      <w:r>
        <w:rPr>
          <w:sz w:val="22"/>
          <w:szCs w:val="22"/>
        </w:rPr>
        <w:t xml:space="preserve"> found in </w:t>
      </w:r>
      <w:del w:id="300" w:author="Westphal, Michael F" w:date="2017-10-05T14:33:00Z">
        <w:r w:rsidDel="004202A3">
          <w:rPr>
            <w:sz w:val="22"/>
            <w:szCs w:val="22"/>
          </w:rPr>
          <w:delText>the immediate</w:delText>
        </w:r>
      </w:del>
      <w:ins w:id="301" w:author="Westphal, Michael F" w:date="2017-10-05T14:33:00Z">
        <w:r w:rsidR="004202A3">
          <w:rPr>
            <w:sz w:val="22"/>
            <w:szCs w:val="22"/>
          </w:rPr>
          <w:t xml:space="preserve">adjacent </w:t>
        </w:r>
        <w:r w:rsidR="004202A3">
          <w:rPr>
            <w:sz w:val="22"/>
            <w:szCs w:val="22"/>
          </w:rPr>
          <w:lastRenderedPageBreak/>
          <w:t>areas</w:t>
        </w:r>
      </w:ins>
      <w:del w:id="302" w:author="Westphal, Michael F" w:date="2017-10-05T14:33:00Z">
        <w:r w:rsidDel="004202A3">
          <w:rPr>
            <w:sz w:val="22"/>
            <w:szCs w:val="22"/>
          </w:rPr>
          <w:delText xml:space="preserve"> area</w:delText>
        </w:r>
      </w:del>
      <w:r>
        <w:rPr>
          <w:sz w:val="22"/>
          <w:szCs w:val="22"/>
        </w:rPr>
        <w:t xml:space="preserve">. </w:t>
      </w:r>
      <w:r>
        <w:rPr>
          <w:i/>
          <w:iCs/>
          <w:sz w:val="22"/>
          <w:szCs w:val="22"/>
        </w:rPr>
        <w:t xml:space="preserve">G. </w:t>
      </w:r>
      <w:proofErr w:type="spellStart"/>
      <w:r>
        <w:rPr>
          <w:i/>
          <w:iCs/>
          <w:sz w:val="22"/>
          <w:szCs w:val="22"/>
        </w:rPr>
        <w:t>sila</w:t>
      </w:r>
      <w:proofErr w:type="spellEnd"/>
      <w:r>
        <w:rPr>
          <w:sz w:val="22"/>
          <w:szCs w:val="22"/>
        </w:rPr>
        <w:t xml:space="preserve"> had been found in the area during surveys by our research team in previous years as well as being documented by </w:t>
      </w:r>
      <w:del w:id="303" w:author="Westphal, Michael F" w:date="2017-10-05T14:33:00Z">
        <w:r w:rsidDel="004202A3">
          <w:rPr>
            <w:sz w:val="22"/>
            <w:szCs w:val="22"/>
          </w:rPr>
          <w:delText xml:space="preserve">previous </w:delText>
        </w:r>
      </w:del>
      <w:ins w:id="304" w:author="Westphal, Michael F" w:date="2017-10-05T14:33:00Z">
        <w:r w:rsidR="004202A3">
          <w:rPr>
            <w:sz w:val="22"/>
            <w:szCs w:val="22"/>
          </w:rPr>
          <w:t>historical</w:t>
        </w:r>
        <w:r w:rsidR="004202A3">
          <w:rPr>
            <w:sz w:val="22"/>
            <w:szCs w:val="22"/>
          </w:rPr>
          <w:t xml:space="preserve"> </w:t>
        </w:r>
      </w:ins>
      <w:r>
        <w:rPr>
          <w:sz w:val="22"/>
          <w:szCs w:val="22"/>
        </w:rPr>
        <w:t>studies</w:t>
      </w:r>
      <w:del w:id="305" w:author="Westphal, Michael F" w:date="2017-10-05T14:33:00Z">
        <w:r w:rsidDel="004202A3">
          <w:rPr>
            <w:sz w:val="22"/>
            <w:szCs w:val="22"/>
          </w:rPr>
          <w:delText xml:space="preserve"> in the area</w:delText>
        </w:r>
      </w:del>
      <w:r>
        <w:rPr>
          <w:sz w:val="22"/>
          <w:szCs w:val="22"/>
        </w:rPr>
        <w:t xml:space="preserve"> (German et al. 2007). </w:t>
      </w:r>
    </w:p>
    <w:p w14:paraId="1820AE3D" w14:textId="7045B54E" w:rsidR="0057147D" w:rsidDel="005B46DE" w:rsidRDefault="00035BFF" w:rsidP="005B46DE">
      <w:pPr>
        <w:pStyle w:val="Body"/>
        <w:spacing w:line="480" w:lineRule="auto"/>
        <w:ind w:firstLine="720"/>
        <w:rPr>
          <w:del w:id="306" w:author="Westphal, Michael F" w:date="2017-10-05T14:54:00Z"/>
          <w:i/>
          <w:iCs/>
          <w:sz w:val="22"/>
          <w:szCs w:val="22"/>
        </w:rPr>
        <w:pPrChange w:id="307" w:author="Westphal, Michael F" w:date="2017-10-05T14:54:00Z">
          <w:pPr>
            <w:pStyle w:val="Body"/>
            <w:spacing w:line="480" w:lineRule="auto"/>
          </w:pPr>
        </w:pPrChange>
      </w:pPr>
      <w:r>
        <w:rPr>
          <w:i/>
          <w:iCs/>
          <w:sz w:val="22"/>
          <w:szCs w:val="22"/>
        </w:rPr>
        <w:t xml:space="preserve">Study </w:t>
      </w:r>
      <w:commentRangeStart w:id="308"/>
      <w:r>
        <w:rPr>
          <w:i/>
          <w:iCs/>
          <w:sz w:val="22"/>
          <w:szCs w:val="22"/>
        </w:rPr>
        <w:t>species</w:t>
      </w:r>
      <w:commentRangeEnd w:id="308"/>
      <w:r w:rsidR="0057147D">
        <w:rPr>
          <w:rStyle w:val="CommentReference"/>
          <w:rFonts w:cs="Times New Roman"/>
          <w:color w:val="auto"/>
        </w:rPr>
        <w:commentReference w:id="308"/>
      </w:r>
      <w:r>
        <w:rPr>
          <w:i/>
          <w:iCs/>
          <w:sz w:val="22"/>
          <w:szCs w:val="22"/>
        </w:rPr>
        <w:t xml:space="preserve"> </w:t>
      </w:r>
      <w:del w:id="309" w:author="Westphal, Michael F" w:date="2017-07-30T15:01:00Z">
        <w:r w:rsidDel="0057147D">
          <w:rPr>
            <w:i/>
            <w:iCs/>
            <w:sz w:val="22"/>
            <w:szCs w:val="22"/>
          </w:rPr>
          <w:delText xml:space="preserve"> </w:delText>
        </w:r>
      </w:del>
      <w:ins w:id="310" w:author="Westphal, Michael F" w:date="2017-10-05T14:54:00Z">
        <w:r w:rsidR="005B46DE">
          <w:rPr>
            <w:sz w:val="22"/>
            <w:szCs w:val="22"/>
          </w:rPr>
          <w:t xml:space="preserve">.-- </w:t>
        </w:r>
      </w:ins>
    </w:p>
    <w:p w14:paraId="38C91FDD" w14:textId="29E58473" w:rsidR="00736E7E" w:rsidRDefault="00035BFF" w:rsidP="005B46DE">
      <w:pPr>
        <w:pStyle w:val="Body"/>
        <w:spacing w:line="480" w:lineRule="auto"/>
        <w:ind w:firstLine="720"/>
        <w:rPr>
          <w:sz w:val="22"/>
          <w:szCs w:val="22"/>
        </w:rPr>
        <w:pPrChange w:id="311" w:author="Westphal, Michael F" w:date="2017-10-05T14:54:00Z">
          <w:pPr>
            <w:pStyle w:val="Body"/>
            <w:spacing w:line="480" w:lineRule="auto"/>
            <w:ind w:firstLine="720"/>
          </w:pPr>
        </w:pPrChange>
      </w:pPr>
      <w:del w:id="312" w:author="Westphal, Michael F" w:date="2017-10-05T14:13:00Z">
        <w:r w:rsidDel="00CE490E">
          <w:rPr>
            <w:sz w:val="22"/>
            <w:szCs w:val="22"/>
          </w:rPr>
          <w:delText>[</w:delText>
        </w:r>
        <w:r w:rsidDel="00CE490E">
          <w:rPr>
            <w:b/>
            <w:bCs/>
            <w:sz w:val="22"/>
            <w:szCs w:val="22"/>
          </w:rPr>
          <w:delText>JUST CLEAN UP THE CLUMSY WRITING THROUGHOUT</w:delText>
        </w:r>
        <w:r w:rsidDel="00CE490E">
          <w:rPr>
            <w:sz w:val="22"/>
            <w:szCs w:val="22"/>
          </w:rPr>
          <w:delText xml:space="preserve">] </w:delText>
        </w:r>
      </w:del>
      <w:r>
        <w:rPr>
          <w:sz w:val="22"/>
          <w:szCs w:val="22"/>
        </w:rPr>
        <w:t>The blunt-nosed leopard lizard is a state and federally listed endangered species found in the San Joaquin Desert of California (</w:t>
      </w:r>
      <w:proofErr w:type="spellStart"/>
      <w:r>
        <w:rPr>
          <w:sz w:val="22"/>
          <w:szCs w:val="22"/>
        </w:rPr>
        <w:t>Germano</w:t>
      </w:r>
      <w:proofErr w:type="spellEnd"/>
      <w:r>
        <w:rPr>
          <w:sz w:val="22"/>
          <w:szCs w:val="22"/>
        </w:rPr>
        <w:t xml:space="preserve"> et al. 1992, USFWS 1998, Warrick et al. 1998, </w:t>
      </w:r>
      <w:proofErr w:type="spellStart"/>
      <w:r>
        <w:rPr>
          <w:sz w:val="22"/>
          <w:szCs w:val="22"/>
        </w:rPr>
        <w:t>Germano</w:t>
      </w:r>
      <w:proofErr w:type="spellEnd"/>
      <w:r>
        <w:rPr>
          <w:sz w:val="22"/>
          <w:szCs w:val="22"/>
        </w:rPr>
        <w:t xml:space="preserve"> et al. 2016). </w:t>
      </w:r>
      <w:del w:id="313" w:author="Westphal, Michael F" w:date="2017-09-28T19:32:00Z">
        <w:r w:rsidRPr="00CF26C8" w:rsidDel="00CF26C8">
          <w:rPr>
            <w:i/>
            <w:sz w:val="22"/>
            <w:szCs w:val="22"/>
            <w:rPrChange w:id="314" w:author="Westphal, Michael F" w:date="2017-09-28T19:33:00Z">
              <w:rPr>
                <w:sz w:val="22"/>
                <w:szCs w:val="22"/>
              </w:rPr>
            </w:rPrChange>
          </w:rPr>
          <w:delText>This species</w:delText>
        </w:r>
      </w:del>
      <w:ins w:id="315" w:author="Westphal, Michael F" w:date="2017-09-28T19:32:00Z">
        <w:r w:rsidR="00CF26C8" w:rsidRPr="00CF26C8">
          <w:rPr>
            <w:i/>
            <w:sz w:val="22"/>
            <w:szCs w:val="22"/>
            <w:rPrChange w:id="316" w:author="Westphal, Michael F" w:date="2017-09-28T19:33:00Z">
              <w:rPr>
                <w:sz w:val="22"/>
                <w:szCs w:val="22"/>
              </w:rPr>
            </w:rPrChange>
          </w:rPr>
          <w:t xml:space="preserve">G. </w:t>
        </w:r>
        <w:proofErr w:type="spellStart"/>
        <w:r w:rsidR="00CF26C8" w:rsidRPr="00CF26C8">
          <w:rPr>
            <w:i/>
            <w:sz w:val="22"/>
            <w:szCs w:val="22"/>
            <w:rPrChange w:id="317" w:author="Westphal, Michael F" w:date="2017-09-28T19:33:00Z">
              <w:rPr>
                <w:sz w:val="22"/>
                <w:szCs w:val="22"/>
              </w:rPr>
            </w:rPrChange>
          </w:rPr>
          <w:t>sila</w:t>
        </w:r>
      </w:ins>
      <w:proofErr w:type="spellEnd"/>
      <w:r>
        <w:rPr>
          <w:sz w:val="22"/>
          <w:szCs w:val="22"/>
        </w:rPr>
        <w:t xml:space="preserve"> is </w:t>
      </w:r>
      <w:del w:id="318" w:author="Westphal, Michael F" w:date="2017-09-28T19:33:00Z">
        <w:r w:rsidDel="00CF26C8">
          <w:rPr>
            <w:sz w:val="22"/>
            <w:szCs w:val="22"/>
          </w:rPr>
          <w:delText xml:space="preserve">a </w:delText>
        </w:r>
      </w:del>
      <w:r>
        <w:rPr>
          <w:sz w:val="22"/>
          <w:szCs w:val="22"/>
        </w:rPr>
        <w:t xml:space="preserve">relatively large </w:t>
      </w:r>
      <w:del w:id="319" w:author="Westphal, Michael F" w:date="2017-09-28T19:33:00Z">
        <w:r w:rsidDel="00CF26C8">
          <w:rPr>
            <w:sz w:val="22"/>
            <w:szCs w:val="22"/>
          </w:rPr>
          <w:delText xml:space="preserve">species of </w:delText>
        </w:r>
      </w:del>
      <w:r>
        <w:rPr>
          <w:sz w:val="22"/>
          <w:szCs w:val="22"/>
        </w:rPr>
        <w:t xml:space="preserve">lizard </w:t>
      </w:r>
      <w:ins w:id="320" w:author="Westphal, Michael F" w:date="2017-09-28T19:33:00Z">
        <w:r w:rsidR="00CF26C8">
          <w:rPr>
            <w:sz w:val="22"/>
            <w:szCs w:val="22"/>
          </w:rPr>
          <w:t xml:space="preserve">compared to other temperate New World lizards, </w:t>
        </w:r>
      </w:ins>
      <w:r>
        <w:rPr>
          <w:sz w:val="22"/>
          <w:szCs w:val="22"/>
        </w:rPr>
        <w:t>with males ranging from 89 to 119 mm and females ranging from 86 to 112 mm (</w:t>
      </w:r>
      <w:proofErr w:type="spellStart"/>
      <w:r>
        <w:rPr>
          <w:sz w:val="22"/>
          <w:szCs w:val="22"/>
        </w:rPr>
        <w:t>Tollestrup</w:t>
      </w:r>
      <w:proofErr w:type="spellEnd"/>
      <w:r>
        <w:rPr>
          <w:sz w:val="22"/>
          <w:szCs w:val="22"/>
        </w:rPr>
        <w:t xml:space="preserve"> 1982, Warrick et al. 1998, </w:t>
      </w:r>
      <w:proofErr w:type="spellStart"/>
      <w:r>
        <w:rPr>
          <w:sz w:val="22"/>
          <w:szCs w:val="22"/>
        </w:rPr>
        <w:t>Germano</w:t>
      </w:r>
      <w:proofErr w:type="spellEnd"/>
      <w:r>
        <w:rPr>
          <w:sz w:val="22"/>
          <w:szCs w:val="22"/>
        </w:rPr>
        <w:t xml:space="preserve"> et al. 2016). They are diurnal and mainly insectivorous though they may eat smaller lizard species such as side blotch</w:t>
      </w:r>
      <w:ins w:id="321" w:author="Westphal, Michael F" w:date="2017-10-05T14:34:00Z">
        <w:r w:rsidR="004202A3">
          <w:rPr>
            <w:sz w:val="22"/>
            <w:szCs w:val="22"/>
          </w:rPr>
          <w:t>ed</w:t>
        </w:r>
      </w:ins>
      <w:r>
        <w:rPr>
          <w:sz w:val="22"/>
          <w:szCs w:val="22"/>
        </w:rPr>
        <w:t xml:space="preserve"> lizards (</w:t>
      </w:r>
      <w:r>
        <w:rPr>
          <w:i/>
          <w:iCs/>
          <w:sz w:val="22"/>
          <w:szCs w:val="22"/>
          <w:lang w:val="es-ES_tradnl"/>
        </w:rPr>
        <w:t xml:space="preserve">Uta </w:t>
      </w:r>
      <w:proofErr w:type="spellStart"/>
      <w:r>
        <w:rPr>
          <w:i/>
          <w:iCs/>
          <w:sz w:val="22"/>
          <w:szCs w:val="22"/>
          <w:lang w:val="es-ES_tradnl"/>
        </w:rPr>
        <w:t>stansburiana</w:t>
      </w:r>
      <w:proofErr w:type="spellEnd"/>
      <w:r>
        <w:rPr>
          <w:i/>
          <w:iCs/>
          <w:sz w:val="22"/>
          <w:szCs w:val="22"/>
          <w:lang w:val="es-ES_tradnl"/>
        </w:rPr>
        <w:t xml:space="preserve"> </w:t>
      </w:r>
      <w:proofErr w:type="spellStart"/>
      <w:r>
        <w:rPr>
          <w:i/>
          <w:iCs/>
          <w:sz w:val="22"/>
          <w:szCs w:val="22"/>
          <w:lang w:val="es-ES_tradnl"/>
        </w:rPr>
        <w:t>elegans</w:t>
      </w:r>
      <w:proofErr w:type="spellEnd"/>
      <w:r>
        <w:rPr>
          <w:sz w:val="22"/>
          <w:szCs w:val="22"/>
        </w:rPr>
        <w:t xml:space="preserve">) on occasion (Warrick et al. 1998, </w:t>
      </w:r>
      <w:proofErr w:type="spellStart"/>
      <w:r>
        <w:rPr>
          <w:sz w:val="22"/>
          <w:szCs w:val="22"/>
        </w:rPr>
        <w:t>Germano</w:t>
      </w:r>
      <w:proofErr w:type="spellEnd"/>
      <w:r>
        <w:rPr>
          <w:sz w:val="22"/>
          <w:szCs w:val="22"/>
        </w:rPr>
        <w:t xml:space="preserve"> et al. 2007, </w:t>
      </w:r>
      <w:proofErr w:type="spellStart"/>
      <w:r>
        <w:rPr>
          <w:sz w:val="22"/>
          <w:szCs w:val="22"/>
        </w:rPr>
        <w:t>Germano</w:t>
      </w:r>
      <w:proofErr w:type="spellEnd"/>
      <w:r>
        <w:rPr>
          <w:sz w:val="22"/>
          <w:szCs w:val="22"/>
        </w:rPr>
        <w:t xml:space="preserve"> et al. 2016). Blunt-nosed leopard lizards are also prey for many species including snakes, bird of prey and coyotes (</w:t>
      </w:r>
      <w:proofErr w:type="spellStart"/>
      <w:r>
        <w:rPr>
          <w:sz w:val="22"/>
          <w:szCs w:val="22"/>
        </w:rPr>
        <w:t>Germano</w:t>
      </w:r>
      <w:proofErr w:type="spellEnd"/>
      <w:r>
        <w:rPr>
          <w:sz w:val="22"/>
          <w:szCs w:val="22"/>
        </w:rPr>
        <w:t xml:space="preserve"> et al. 1992, USFWS 1998, </w:t>
      </w:r>
      <w:proofErr w:type="spellStart"/>
      <w:r>
        <w:rPr>
          <w:sz w:val="22"/>
          <w:szCs w:val="22"/>
        </w:rPr>
        <w:t>Germano</w:t>
      </w:r>
      <w:proofErr w:type="spellEnd"/>
      <w:r>
        <w:rPr>
          <w:sz w:val="22"/>
          <w:szCs w:val="22"/>
        </w:rPr>
        <w:t xml:space="preserve"> et al. 2005). Though leopard lizards can bury themselves and will occasionally dig primitive burrows, they mostly utilize abandoned burrows of other animals </w:t>
      </w:r>
      <w:del w:id="322" w:author="Westphal, Michael F" w:date="2017-10-05T14:34:00Z">
        <w:r w:rsidDel="004202A3">
          <w:rPr>
            <w:sz w:val="22"/>
            <w:szCs w:val="22"/>
          </w:rPr>
          <w:delText xml:space="preserve">and have been found to be closely associated with burrowing mammals such </w:delText>
        </w:r>
      </w:del>
      <w:r>
        <w:rPr>
          <w:sz w:val="22"/>
          <w:szCs w:val="22"/>
        </w:rPr>
        <w:t xml:space="preserve">as kangaroo rats (Fields et al. 1994, </w:t>
      </w:r>
      <w:proofErr w:type="spellStart"/>
      <w:r>
        <w:rPr>
          <w:sz w:val="22"/>
          <w:szCs w:val="22"/>
        </w:rPr>
        <w:t>Grillet</w:t>
      </w:r>
      <w:proofErr w:type="spellEnd"/>
      <w:r>
        <w:rPr>
          <w:sz w:val="22"/>
          <w:szCs w:val="22"/>
        </w:rPr>
        <w:t xml:space="preserve"> et al. 2010, </w:t>
      </w:r>
      <w:proofErr w:type="spellStart"/>
      <w:r>
        <w:rPr>
          <w:sz w:val="22"/>
          <w:szCs w:val="22"/>
        </w:rPr>
        <w:t>Prugh</w:t>
      </w:r>
      <w:proofErr w:type="spellEnd"/>
      <w:r>
        <w:rPr>
          <w:sz w:val="22"/>
          <w:szCs w:val="22"/>
        </w:rPr>
        <w:t xml:space="preserve"> et al. 2011). </w:t>
      </w:r>
      <w:ins w:id="323" w:author="Westphal, Michael F" w:date="2017-10-05T14:34:00Z">
        <w:r w:rsidR="004202A3">
          <w:rPr>
            <w:sz w:val="22"/>
            <w:szCs w:val="22"/>
          </w:rPr>
          <w:t>Adult b</w:t>
        </w:r>
      </w:ins>
      <w:del w:id="324" w:author="Westphal, Michael F" w:date="2017-10-05T14:34:00Z">
        <w:r w:rsidDel="004202A3">
          <w:rPr>
            <w:sz w:val="22"/>
            <w:szCs w:val="22"/>
          </w:rPr>
          <w:delText>B</w:delText>
        </w:r>
      </w:del>
      <w:r>
        <w:rPr>
          <w:sz w:val="22"/>
          <w:szCs w:val="22"/>
        </w:rPr>
        <w:t xml:space="preserve">lunt-nosed leopard lizards are inactive in burrows for much of the year, emerging only from late March or April through July (USFWS 1998, Warrick et al. 1998, </w:t>
      </w:r>
      <w:proofErr w:type="spellStart"/>
      <w:r>
        <w:rPr>
          <w:sz w:val="22"/>
          <w:szCs w:val="22"/>
        </w:rPr>
        <w:t>Germano</w:t>
      </w:r>
      <w:proofErr w:type="spellEnd"/>
      <w:r>
        <w:rPr>
          <w:sz w:val="22"/>
          <w:szCs w:val="22"/>
        </w:rPr>
        <w:t xml:space="preserve"> et al. 2016). </w:t>
      </w:r>
      <w:ins w:id="325" w:author="Westphal, Michael F" w:date="2017-07-30T14:59:00Z">
        <w:r w:rsidR="0057147D">
          <w:rPr>
            <w:sz w:val="22"/>
            <w:szCs w:val="22"/>
          </w:rPr>
          <w:t>During the active season l</w:t>
        </w:r>
      </w:ins>
      <w:del w:id="326" w:author="Westphal, Michael F" w:date="2017-07-30T14:59:00Z">
        <w:r w:rsidDel="0057147D">
          <w:rPr>
            <w:sz w:val="22"/>
            <w:szCs w:val="22"/>
          </w:rPr>
          <w:delText>L</w:delText>
        </w:r>
      </w:del>
      <w:r>
        <w:rPr>
          <w:sz w:val="22"/>
          <w:szCs w:val="22"/>
        </w:rPr>
        <w:t xml:space="preserve">izards will also spend the night underground in burrows and may return to a burrow during the day if the temperature becomes too hot or cold (Warrick et al. 1998, </w:t>
      </w:r>
      <w:proofErr w:type="spellStart"/>
      <w:r>
        <w:rPr>
          <w:sz w:val="22"/>
          <w:szCs w:val="22"/>
        </w:rPr>
        <w:t>Germano</w:t>
      </w:r>
      <w:proofErr w:type="spellEnd"/>
      <w:r>
        <w:rPr>
          <w:sz w:val="22"/>
          <w:szCs w:val="22"/>
        </w:rPr>
        <w:t xml:space="preserve"> et al. 2016). </w:t>
      </w:r>
    </w:p>
    <w:p w14:paraId="16D8306E" w14:textId="1E1EC16A" w:rsidR="00736E7E" w:rsidDel="005B46DE" w:rsidRDefault="00035BFF" w:rsidP="005B46DE">
      <w:pPr>
        <w:pStyle w:val="Body"/>
        <w:spacing w:line="480" w:lineRule="auto"/>
        <w:ind w:firstLine="720"/>
        <w:rPr>
          <w:del w:id="327" w:author="Westphal, Michael F" w:date="2017-10-05T14:54:00Z"/>
          <w:i/>
          <w:iCs/>
          <w:sz w:val="22"/>
          <w:szCs w:val="22"/>
        </w:rPr>
        <w:pPrChange w:id="328" w:author="Westphal, Michael F" w:date="2017-10-05T14:54:00Z">
          <w:pPr>
            <w:pStyle w:val="Body"/>
            <w:spacing w:line="480" w:lineRule="auto"/>
          </w:pPr>
        </w:pPrChange>
      </w:pPr>
      <w:r>
        <w:rPr>
          <w:i/>
          <w:iCs/>
          <w:sz w:val="22"/>
          <w:szCs w:val="22"/>
          <w:lang w:val="pt-PT"/>
        </w:rPr>
        <w:t>Experimental design</w:t>
      </w:r>
      <w:ins w:id="329" w:author="Westphal, Michael F" w:date="2017-10-05T14:54:00Z">
        <w:r w:rsidR="005B46DE">
          <w:rPr>
            <w:sz w:val="22"/>
            <w:szCs w:val="22"/>
          </w:rPr>
          <w:t xml:space="preserve">.-- </w:t>
        </w:r>
      </w:ins>
    </w:p>
    <w:p w14:paraId="7EC6B6BC" w14:textId="35A44C5D" w:rsidR="00736E7E" w:rsidRDefault="00035BFF" w:rsidP="005B46DE">
      <w:pPr>
        <w:pStyle w:val="Body"/>
        <w:spacing w:line="480" w:lineRule="auto"/>
        <w:ind w:firstLine="720"/>
        <w:rPr>
          <w:sz w:val="22"/>
          <w:szCs w:val="22"/>
        </w:rPr>
        <w:pPrChange w:id="330" w:author="Westphal, Michael F" w:date="2017-10-05T14:54:00Z">
          <w:pPr>
            <w:pStyle w:val="Body"/>
            <w:spacing w:line="480" w:lineRule="auto"/>
            <w:ind w:firstLine="720"/>
          </w:pPr>
        </w:pPrChange>
      </w:pPr>
      <w:del w:id="331" w:author="Westphal, Michael F" w:date="2017-10-05T14:35:00Z">
        <w:r w:rsidDel="004202A3">
          <w:rPr>
            <w:sz w:val="22"/>
            <w:szCs w:val="22"/>
          </w:rPr>
          <w:delText>The study area was visually surveyed for lizards</w:delText>
        </w:r>
      </w:del>
      <w:del w:id="332" w:author="Westphal, Michael F" w:date="2017-07-30T15:01:00Z">
        <w:r w:rsidDel="00E85C31">
          <w:rPr>
            <w:sz w:val="22"/>
            <w:szCs w:val="22"/>
          </w:rPr>
          <w:delText xml:space="preserve"> to capture on [</w:delText>
        </w:r>
        <w:r w:rsidDel="00E85C31">
          <w:rPr>
            <w:b/>
            <w:bCs/>
            <w:sz w:val="22"/>
            <w:szCs w:val="22"/>
          </w:rPr>
          <w:delText>BETWEEN MAY 19 AND JUNE 17</w:delText>
        </w:r>
        <w:r w:rsidDel="00E85C31">
          <w:rPr>
            <w:sz w:val="22"/>
            <w:szCs w:val="22"/>
          </w:rPr>
          <w:delText xml:space="preserve">] </w:delText>
        </w:r>
      </w:del>
      <w:del w:id="333" w:author="Westphal, Michael F" w:date="2017-07-30T14:59:00Z">
        <w:r w:rsidDel="0057147D">
          <w:rPr>
            <w:sz w:val="22"/>
            <w:szCs w:val="22"/>
          </w:rPr>
          <w:delText xml:space="preserve">May 19th, June 2nd, and June 17th, </w:delText>
        </w:r>
      </w:del>
      <w:del w:id="334" w:author="Westphal, Michael F" w:date="2017-07-30T15:01:00Z">
        <w:r w:rsidDel="00E85C31">
          <w:rPr>
            <w:sz w:val="22"/>
            <w:szCs w:val="22"/>
          </w:rPr>
          <w:delText xml:space="preserve">2016. </w:delText>
        </w:r>
      </w:del>
      <w:del w:id="335" w:author="Westphal, Michael F" w:date="2017-10-05T14:35:00Z">
        <w:r w:rsidDel="004202A3">
          <w:rPr>
            <w:sz w:val="22"/>
            <w:szCs w:val="22"/>
          </w:rPr>
          <w:delText>Surveys</w:delText>
        </w:r>
      </w:del>
      <w:ins w:id="336" w:author="Westphal, Michael F" w:date="2017-10-05T14:35:00Z">
        <w:r w:rsidR="004202A3">
          <w:rPr>
            <w:sz w:val="22"/>
            <w:szCs w:val="22"/>
          </w:rPr>
          <w:t>Lizards</w:t>
        </w:r>
      </w:ins>
      <w:r>
        <w:rPr>
          <w:sz w:val="22"/>
          <w:szCs w:val="22"/>
        </w:rPr>
        <w:t xml:space="preserve"> were </w:t>
      </w:r>
      <w:del w:id="337" w:author="Westphal, Michael F" w:date="2017-10-05T14:35:00Z">
        <w:r w:rsidDel="004202A3">
          <w:rPr>
            <w:sz w:val="22"/>
            <w:szCs w:val="22"/>
          </w:rPr>
          <w:delText xml:space="preserve">done </w:delText>
        </w:r>
      </w:del>
      <w:ins w:id="338" w:author="Westphal, Michael F" w:date="2017-10-05T14:35:00Z">
        <w:r w:rsidR="004202A3">
          <w:rPr>
            <w:sz w:val="22"/>
            <w:szCs w:val="22"/>
          </w:rPr>
          <w:t>located</w:t>
        </w:r>
        <w:r w:rsidR="004202A3">
          <w:rPr>
            <w:sz w:val="22"/>
            <w:szCs w:val="22"/>
          </w:rPr>
          <w:t xml:space="preserve"> </w:t>
        </w:r>
      </w:ins>
      <w:del w:id="339" w:author="Westphal, Michael F" w:date="2017-10-05T14:35:00Z">
        <w:r w:rsidDel="004202A3">
          <w:rPr>
            <w:sz w:val="22"/>
            <w:szCs w:val="22"/>
          </w:rPr>
          <w:delText>by walking the area in a back and forth grid pattern. This was supplemented</w:delText>
        </w:r>
      </w:del>
      <w:ins w:id="340" w:author="Westphal, Michael F" w:date="2017-10-05T14:35:00Z">
        <w:r w:rsidR="004202A3">
          <w:rPr>
            <w:sz w:val="22"/>
            <w:szCs w:val="22"/>
          </w:rPr>
          <w:t>during foot and vehicle surveys</w:t>
        </w:r>
      </w:ins>
      <w:r>
        <w:rPr>
          <w:sz w:val="22"/>
          <w:szCs w:val="22"/>
        </w:rPr>
        <w:t xml:space="preserve"> </w:t>
      </w:r>
      <w:del w:id="341" w:author="Westphal, Michael F" w:date="2017-10-05T14:35:00Z">
        <w:r w:rsidDel="004202A3">
          <w:rPr>
            <w:sz w:val="22"/>
            <w:szCs w:val="22"/>
          </w:rPr>
          <w:delText xml:space="preserve">with vehicle surveys done by slowly driving </w:delText>
        </w:r>
      </w:del>
      <w:del w:id="342" w:author="Westphal, Michael F" w:date="2017-07-30T15:00:00Z">
        <w:r w:rsidDel="0057147D">
          <w:rPr>
            <w:sz w:val="22"/>
            <w:szCs w:val="22"/>
          </w:rPr>
          <w:delText xml:space="preserve">the </w:delText>
        </w:r>
      </w:del>
      <w:del w:id="343" w:author="Westphal, Michael F" w:date="2017-10-05T14:35:00Z">
        <w:r w:rsidDel="004202A3">
          <w:rPr>
            <w:sz w:val="22"/>
            <w:szCs w:val="22"/>
          </w:rPr>
          <w:delText xml:space="preserve">2 km section of road that ran through the site. When a lizard was </w:delText>
        </w:r>
      </w:del>
      <w:del w:id="344" w:author="Westphal, Michael F" w:date="2017-07-30T15:00:00Z">
        <w:r w:rsidDel="0057147D">
          <w:rPr>
            <w:sz w:val="22"/>
            <w:szCs w:val="22"/>
          </w:rPr>
          <w:delText>spotted</w:delText>
        </w:r>
      </w:del>
      <w:del w:id="345" w:author="Westphal, Michael F" w:date="2017-10-05T14:35:00Z">
        <w:r w:rsidDel="004202A3">
          <w:rPr>
            <w:sz w:val="22"/>
            <w:szCs w:val="22"/>
          </w:rPr>
          <w:delText>, it</w:delText>
        </w:r>
      </w:del>
      <w:ins w:id="346" w:author="Westphal, Michael F" w:date="2017-10-05T14:35:00Z">
        <w:r w:rsidR="004202A3">
          <w:rPr>
            <w:sz w:val="22"/>
            <w:szCs w:val="22"/>
          </w:rPr>
          <w:t>and</w:t>
        </w:r>
      </w:ins>
      <w:r>
        <w:rPr>
          <w:sz w:val="22"/>
          <w:szCs w:val="22"/>
        </w:rPr>
        <w:t xml:space="preserve"> </w:t>
      </w:r>
      <w:del w:id="347" w:author="Westphal, Michael F" w:date="2017-10-05T14:36:00Z">
        <w:r w:rsidDel="004202A3">
          <w:rPr>
            <w:sz w:val="22"/>
            <w:szCs w:val="22"/>
          </w:rPr>
          <w:delText xml:space="preserve">was </w:delText>
        </w:r>
      </w:del>
      <w:r>
        <w:rPr>
          <w:sz w:val="22"/>
          <w:szCs w:val="22"/>
        </w:rPr>
        <w:t xml:space="preserve">captured using a pole and noose made of either dental floss or surgical thread. </w:t>
      </w:r>
      <w:del w:id="348" w:author="Westphal, Michael F" w:date="2017-07-30T15:00:00Z">
        <w:r w:rsidDel="0057147D">
          <w:rPr>
            <w:sz w:val="22"/>
            <w:szCs w:val="22"/>
          </w:rPr>
          <w:delText xml:space="preserve">In total, 31 lizards were captured for this study. </w:delText>
        </w:r>
      </w:del>
      <w:commentRangeStart w:id="349"/>
      <w:r>
        <w:rPr>
          <w:sz w:val="22"/>
          <w:szCs w:val="22"/>
        </w:rPr>
        <w:t>The</w:t>
      </w:r>
      <w:commentRangeEnd w:id="349"/>
      <w:r w:rsidR="0057147D">
        <w:rPr>
          <w:rStyle w:val="CommentReference"/>
          <w:rFonts w:cs="Times New Roman"/>
          <w:color w:val="auto"/>
        </w:rPr>
        <w:commentReference w:id="349"/>
      </w:r>
      <w:r>
        <w:rPr>
          <w:sz w:val="22"/>
          <w:szCs w:val="22"/>
        </w:rPr>
        <w:t xml:space="preserve"> sex of each lizard was determined, and its snout to vent length (SVL) and mass were measured. Lizards were collared following the method of </w:t>
      </w:r>
      <w:proofErr w:type="spellStart"/>
      <w:r>
        <w:rPr>
          <w:sz w:val="22"/>
          <w:szCs w:val="22"/>
        </w:rPr>
        <w:t>Germano</w:t>
      </w:r>
      <w:proofErr w:type="spellEnd"/>
      <w:r>
        <w:rPr>
          <w:sz w:val="22"/>
          <w:szCs w:val="22"/>
        </w:rPr>
        <w:t xml:space="preserve"> et al. (2016). VHF radio transmitters (</w:t>
      </w:r>
      <w:proofErr w:type="spellStart"/>
      <w:r>
        <w:rPr>
          <w:sz w:val="22"/>
          <w:szCs w:val="22"/>
        </w:rPr>
        <w:t>Holohil</w:t>
      </w:r>
      <w:proofErr w:type="spellEnd"/>
      <w:r>
        <w:rPr>
          <w:sz w:val="22"/>
          <w:szCs w:val="22"/>
        </w:rPr>
        <w:t xml:space="preserve"> model BD-2, frequency 151-152 MHz, battery life 8-16 weeks, </w:t>
      </w:r>
      <w:proofErr w:type="spellStart"/>
      <w:r>
        <w:rPr>
          <w:sz w:val="22"/>
          <w:szCs w:val="22"/>
        </w:rPr>
        <w:t>Holohil</w:t>
      </w:r>
      <w:proofErr w:type="spellEnd"/>
      <w:r>
        <w:rPr>
          <w:sz w:val="22"/>
          <w:szCs w:val="22"/>
        </w:rPr>
        <w:t xml:space="preserve"> Systems Ltd., Carp, ON, Canada) were attached to a small beaded chain collar using jewelry wire and epoxy, and the collars were then fastened around the lizard’s neck. Lizards were kept overnight to ensure the collar was fitted correctly and did not irritate or harm the animal, and </w:t>
      </w:r>
      <w:del w:id="350" w:author="Westphal, Michael F" w:date="2017-10-05T14:36:00Z">
        <w:r w:rsidDel="004202A3">
          <w:rPr>
            <w:sz w:val="22"/>
            <w:szCs w:val="22"/>
          </w:rPr>
          <w:delText xml:space="preserve">they </w:delText>
        </w:r>
      </w:del>
      <w:ins w:id="351" w:author="Westphal, Michael F" w:date="2017-10-05T14:36:00Z">
        <w:r w:rsidR="004202A3">
          <w:rPr>
            <w:sz w:val="22"/>
            <w:szCs w:val="22"/>
          </w:rPr>
          <w:t>the</w:t>
        </w:r>
        <w:r w:rsidR="004202A3">
          <w:rPr>
            <w:sz w:val="22"/>
            <w:szCs w:val="22"/>
          </w:rPr>
          <w:t>n</w:t>
        </w:r>
        <w:r w:rsidR="004202A3">
          <w:rPr>
            <w:sz w:val="22"/>
            <w:szCs w:val="22"/>
          </w:rPr>
          <w:t xml:space="preserve"> </w:t>
        </w:r>
      </w:ins>
      <w:r>
        <w:rPr>
          <w:sz w:val="22"/>
          <w:szCs w:val="22"/>
        </w:rPr>
        <w:t xml:space="preserve">were then released at their capture site. Collars weighed 1.6-2.2 grams (depending on the size of chain </w:t>
      </w:r>
      <w:r>
        <w:rPr>
          <w:sz w:val="22"/>
          <w:szCs w:val="22"/>
        </w:rPr>
        <w:lastRenderedPageBreak/>
        <w:t xml:space="preserve">needed for the lizard’s neck), and we ensured that the weight of the collar did not exceed between 5% and 10% of the body mass of the individual. </w:t>
      </w:r>
    </w:p>
    <w:p w14:paraId="285D5524" w14:textId="4B35ABDB" w:rsidR="00736E7E" w:rsidRDefault="00035BFF" w:rsidP="005B46DE">
      <w:pPr>
        <w:pStyle w:val="Body"/>
        <w:spacing w:line="480" w:lineRule="auto"/>
        <w:ind w:firstLine="720"/>
        <w:rPr>
          <w:sz w:val="22"/>
          <w:szCs w:val="22"/>
        </w:rPr>
        <w:pPrChange w:id="352" w:author="Westphal, Michael F" w:date="2017-10-05T14:54:00Z">
          <w:pPr>
            <w:pStyle w:val="Body"/>
            <w:spacing w:line="480" w:lineRule="auto"/>
          </w:pPr>
        </w:pPrChange>
      </w:pPr>
      <w:del w:id="353" w:author="Westphal, Michael F" w:date="2017-10-05T14:55:00Z">
        <w:r w:rsidDel="002E5613">
          <w:rPr>
            <w:sz w:val="22"/>
            <w:szCs w:val="22"/>
          </w:rPr>
          <w:tab/>
        </w:r>
      </w:del>
      <w:ins w:id="354" w:author="Westphal, Michael F" w:date="2017-07-30T15:02:00Z">
        <w:r w:rsidR="00E85C31">
          <w:rPr>
            <w:sz w:val="22"/>
            <w:szCs w:val="22"/>
          </w:rPr>
          <w:t>In the first two days f</w:t>
        </w:r>
      </w:ins>
      <w:del w:id="355" w:author="Westphal, Michael F" w:date="2017-07-30T15:02:00Z">
        <w:r w:rsidDel="00E85C31">
          <w:rPr>
            <w:sz w:val="22"/>
            <w:szCs w:val="22"/>
          </w:rPr>
          <w:delText>F</w:delText>
        </w:r>
      </w:del>
      <w:r>
        <w:rPr>
          <w:sz w:val="22"/>
          <w:szCs w:val="22"/>
        </w:rPr>
        <w:t>ollowing release</w:t>
      </w:r>
      <w:ins w:id="356" w:author="Westphal, Michael F" w:date="2017-09-28T19:34:00Z">
        <w:r w:rsidR="00CF26C8">
          <w:rPr>
            <w:sz w:val="22"/>
            <w:szCs w:val="22"/>
          </w:rPr>
          <w:t xml:space="preserve"> </w:t>
        </w:r>
      </w:ins>
      <w:del w:id="357" w:author="Westphal, Michael F" w:date="2017-07-30T15:02:00Z">
        <w:r w:rsidDel="00E85C31">
          <w:rPr>
            <w:sz w:val="22"/>
            <w:szCs w:val="22"/>
          </w:rPr>
          <w:delText xml:space="preserve"> of the final captured lizards </w:delText>
        </w:r>
      </w:del>
      <w:del w:id="358" w:author="Westphal, Michael F" w:date="2017-07-30T15:01:00Z">
        <w:r w:rsidDel="00E85C31">
          <w:rPr>
            <w:sz w:val="22"/>
            <w:szCs w:val="22"/>
          </w:rPr>
          <w:delText>on June 18</w:delText>
        </w:r>
        <w:r w:rsidDel="00E85C31">
          <w:rPr>
            <w:sz w:val="22"/>
            <w:szCs w:val="22"/>
            <w:vertAlign w:val="superscript"/>
          </w:rPr>
          <w:delText>th</w:delText>
        </w:r>
        <w:r w:rsidDel="00E85C31">
          <w:rPr>
            <w:sz w:val="22"/>
            <w:szCs w:val="22"/>
          </w:rPr>
          <w:delText xml:space="preserve">, 2016, </w:delText>
        </w:r>
      </w:del>
      <w:r>
        <w:rPr>
          <w:sz w:val="22"/>
          <w:szCs w:val="22"/>
        </w:rPr>
        <w:t xml:space="preserve">all lizards were relocated (i.e. repeatedly sighted using telemetry) several times between </w:t>
      </w:r>
      <w:del w:id="359" w:author="Westphal, Michael F" w:date="2017-07-30T15:02:00Z">
        <w:r w:rsidDel="00E85C31">
          <w:rPr>
            <w:sz w:val="22"/>
            <w:szCs w:val="22"/>
          </w:rPr>
          <w:delText xml:space="preserve">June 18th and June 20th </w:delText>
        </w:r>
      </w:del>
      <w:r>
        <w:rPr>
          <w:sz w:val="22"/>
          <w:szCs w:val="22"/>
        </w:rPr>
        <w:t>to ensure that the lizards were successfully adjusting to the collars and that impacts to their behavior and survival were minimal. We looked for any negative effects the collar had on the lizards, such as impacts on movement, parts of the collar catching on plants or causing abrasions on the lizard, and any deviation from normal lizard behaviors. The lizards were then formally surveyed for 15 consecutive days. Surveys were conducted on each lizard 3 times a day. Two of these daily surveys were conducted during daylight hours, when lizards were typically active above ground. One survey was conducted before noon and one was conducted after noon. The third survey was conducted during the night when lizards are inactive below ground. Th</w:t>
      </w:r>
      <w:ins w:id="360" w:author="Westphal, Michael F" w:date="2017-09-28T19:34:00Z">
        <w:r w:rsidR="00CF26C8">
          <w:rPr>
            <w:sz w:val="22"/>
            <w:szCs w:val="22"/>
          </w:rPr>
          <w:t xml:space="preserve">e ‘night survey’ </w:t>
        </w:r>
      </w:ins>
      <w:del w:id="361" w:author="Westphal, Michael F" w:date="2017-09-28T19:34:00Z">
        <w:r w:rsidDel="00CF26C8">
          <w:rPr>
            <w:sz w:val="22"/>
            <w:szCs w:val="22"/>
          </w:rPr>
          <w:delText xml:space="preserve">is survey </w:delText>
        </w:r>
      </w:del>
      <w:r>
        <w:rPr>
          <w:sz w:val="22"/>
          <w:szCs w:val="22"/>
        </w:rPr>
        <w:t xml:space="preserve">was conducted before 7:30 AM or after 7:30 PM on each day. </w:t>
      </w:r>
    </w:p>
    <w:p w14:paraId="1F980FE3" w14:textId="06F39E7D" w:rsidR="00736E7E" w:rsidRDefault="00035BFF" w:rsidP="005B46DE">
      <w:pPr>
        <w:pStyle w:val="Body"/>
        <w:spacing w:line="480" w:lineRule="auto"/>
        <w:ind w:firstLine="720"/>
        <w:rPr>
          <w:sz w:val="22"/>
          <w:szCs w:val="22"/>
        </w:rPr>
        <w:pPrChange w:id="362" w:author="Westphal, Michael F" w:date="2017-10-05T14:54:00Z">
          <w:pPr>
            <w:pStyle w:val="Body"/>
            <w:spacing w:line="480" w:lineRule="auto"/>
          </w:pPr>
        </w:pPrChange>
      </w:pPr>
      <w:del w:id="363" w:author="Westphal, Michael F" w:date="2017-10-05T14:55:00Z">
        <w:r w:rsidDel="002E5613">
          <w:rPr>
            <w:sz w:val="22"/>
            <w:szCs w:val="22"/>
          </w:rPr>
          <w:tab/>
        </w:r>
      </w:del>
      <w:r>
        <w:rPr>
          <w:sz w:val="22"/>
          <w:szCs w:val="22"/>
        </w:rPr>
        <w:t xml:space="preserve">Lizards were located using a 3-element Yagi antenna and Model R-100 telemetry receiver (Communications Specialists, Inc., Orange, CA, USA). Once found, a location was taken for each lizard using a Garmin 64st GPS unit (Garmin Ltd., Olathe, KS, USA) and a laser range-finder (Bushnell Outdoor Products, Overland Park, KS, USA). </w:t>
      </w:r>
      <w:del w:id="364" w:author="Westphal, Michael F" w:date="2017-09-28T19:35:00Z">
        <w:r w:rsidDel="00CF26C8">
          <w:rPr>
            <w:sz w:val="22"/>
            <w:szCs w:val="22"/>
          </w:rPr>
          <w:delText>In addition</w:delText>
        </w:r>
      </w:del>
      <w:ins w:id="365" w:author="Westphal, Michael F" w:date="2017-09-28T19:35:00Z">
        <w:r w:rsidR="00CF26C8">
          <w:rPr>
            <w:sz w:val="22"/>
            <w:szCs w:val="22"/>
          </w:rPr>
          <w:t>Additionally</w:t>
        </w:r>
      </w:ins>
      <w:r>
        <w:rPr>
          <w:sz w:val="22"/>
          <w:szCs w:val="22"/>
        </w:rPr>
        <w:t xml:space="preserve">, date and time, </w:t>
      </w:r>
      <w:proofErr w:type="spellStart"/>
      <w:r>
        <w:rPr>
          <w:sz w:val="22"/>
          <w:szCs w:val="22"/>
        </w:rPr>
        <w:t>meso</w:t>
      </w:r>
      <w:proofErr w:type="spellEnd"/>
      <w:ins w:id="366" w:author="Westphal, Michael F" w:date="2017-09-28T19:35:00Z">
        <w:r w:rsidR="00CF26C8">
          <w:rPr>
            <w:sz w:val="22"/>
            <w:szCs w:val="22"/>
          </w:rPr>
          <w:t>-</w:t>
        </w:r>
      </w:ins>
      <w:r>
        <w:rPr>
          <w:sz w:val="22"/>
          <w:szCs w:val="22"/>
        </w:rPr>
        <w:t xml:space="preserve"> and </w:t>
      </w:r>
      <w:commentRangeStart w:id="367"/>
      <w:r>
        <w:rPr>
          <w:sz w:val="22"/>
          <w:szCs w:val="22"/>
        </w:rPr>
        <w:t>microhabitat</w:t>
      </w:r>
      <w:commentRangeEnd w:id="367"/>
      <w:r w:rsidR="00E85C31">
        <w:rPr>
          <w:rStyle w:val="CommentReference"/>
          <w:rFonts w:cs="Times New Roman"/>
          <w:color w:val="auto"/>
        </w:rPr>
        <w:commentReference w:id="367"/>
      </w:r>
      <w:r>
        <w:rPr>
          <w:sz w:val="22"/>
          <w:szCs w:val="22"/>
        </w:rPr>
        <w:t>, and behavior were recorded for each observation</w:t>
      </w:r>
      <w:ins w:id="368" w:author="Westphal, Michael F" w:date="2017-09-28T19:35:00Z">
        <w:r w:rsidR="00CF26C8">
          <w:rPr>
            <w:sz w:val="22"/>
            <w:szCs w:val="22"/>
          </w:rPr>
          <w:t xml:space="preserve"> of a lizard</w:t>
        </w:r>
      </w:ins>
      <w:r>
        <w:rPr>
          <w:sz w:val="22"/>
          <w:szCs w:val="22"/>
        </w:rPr>
        <w:t xml:space="preserve">. </w:t>
      </w:r>
      <w:proofErr w:type="spellStart"/>
      <w:r>
        <w:rPr>
          <w:sz w:val="22"/>
          <w:szCs w:val="22"/>
        </w:rPr>
        <w:t>Mesohabitat</w:t>
      </w:r>
      <w:proofErr w:type="spellEnd"/>
      <w:r>
        <w:rPr>
          <w:sz w:val="22"/>
          <w:szCs w:val="22"/>
        </w:rPr>
        <w:t xml:space="preserve"> was categorized </w:t>
      </w:r>
      <w:del w:id="369" w:author="Westphal, Michael F" w:date="2017-10-05T14:37:00Z">
        <w:r w:rsidDel="004202A3">
          <w:rPr>
            <w:sz w:val="22"/>
            <w:szCs w:val="22"/>
          </w:rPr>
          <w:delText xml:space="preserve">as a determination of </w:delText>
        </w:r>
      </w:del>
      <w:ins w:id="370" w:author="Westphal, Michael F" w:date="2017-10-05T14:37:00Z">
        <w:r w:rsidR="004202A3">
          <w:rPr>
            <w:sz w:val="22"/>
            <w:szCs w:val="22"/>
          </w:rPr>
          <w:t xml:space="preserve">as </w:t>
        </w:r>
      </w:ins>
      <w:r>
        <w:rPr>
          <w:sz w:val="22"/>
          <w:szCs w:val="22"/>
        </w:rPr>
        <w:t xml:space="preserve">whether a lizard was within 0.5 meters of a shrub (shrub) or not (open). Microhabitat was recorded as the habitat where the lizard was observed at </w:t>
      </w:r>
      <w:del w:id="371" w:author="Westphal, Michael F" w:date="2017-10-05T14:37:00Z">
        <w:r w:rsidDel="004202A3">
          <w:rPr>
            <w:sz w:val="22"/>
            <w:szCs w:val="22"/>
          </w:rPr>
          <w:delText>an even</w:delText>
        </w:r>
      </w:del>
      <w:ins w:id="372" w:author="Westphal, Michael F" w:date="2017-10-05T14:37:00Z">
        <w:r w:rsidR="004202A3">
          <w:rPr>
            <w:sz w:val="22"/>
            <w:szCs w:val="22"/>
          </w:rPr>
          <w:t>a</w:t>
        </w:r>
      </w:ins>
      <w:r>
        <w:rPr>
          <w:sz w:val="22"/>
          <w:szCs w:val="22"/>
        </w:rPr>
        <w:t xml:space="preserve"> finer spatial scale</w:t>
      </w:r>
      <w:ins w:id="373" w:author="Westphal, Michael F" w:date="2017-10-05T14:37:00Z">
        <w:r w:rsidR="004202A3">
          <w:rPr>
            <w:sz w:val="22"/>
            <w:szCs w:val="22"/>
          </w:rPr>
          <w:t>:</w:t>
        </w:r>
      </w:ins>
      <w:r>
        <w:rPr>
          <w:sz w:val="22"/>
          <w:szCs w:val="22"/>
        </w:rPr>
        <w:t xml:space="preserve"> (burrow, annuals, road, in shrub, bare patch, or wash). A brief behavior observation was taken for one minute at the same time (see supporting information Appendix A for behavior classifications).  Behavior observations were brief to ensure that there would be adequate time to observe all animals 3 times daily. Disturbance from the observer to the lizard was kept to a minimum for each observation to avoid influencing behavior and habitat selection. </w:t>
      </w:r>
      <w:del w:id="374" w:author="Westphal, Michael F" w:date="2017-07-30T15:03:00Z">
        <w:r w:rsidDel="00E85C31">
          <w:rPr>
            <w:sz w:val="22"/>
            <w:szCs w:val="22"/>
          </w:rPr>
          <w:delText>During the course of the survey, a few collared individuals were depredated or the signal from their radio was lost [</w:delText>
        </w:r>
        <w:r w:rsidDel="00E85C31">
          <w:rPr>
            <w:b/>
            <w:bCs/>
            <w:sz w:val="22"/>
            <w:szCs w:val="22"/>
          </w:rPr>
          <w:delText>BE EXPLICIT LIKE GERMANO.  AND HOW CAN YOU RECOVER COLLARS THAT LOST SIGNAL</w:delText>
        </w:r>
        <w:r w:rsidDel="00E85C31">
          <w:rPr>
            <w:sz w:val="22"/>
            <w:szCs w:val="22"/>
          </w:rPr>
          <w:delText>. These collars were recovered if possible. Lizards were recaptured between July 11th and July 18th at the end of the survey and collars were removed.</w:delText>
        </w:r>
      </w:del>
      <w:ins w:id="375" w:author="Westphal, Michael F" w:date="2017-07-30T15:03:00Z">
        <w:r w:rsidR="00E85C31">
          <w:rPr>
            <w:sz w:val="22"/>
            <w:szCs w:val="22"/>
          </w:rPr>
          <w:t xml:space="preserve">  At the completion of the study all collars were removed from the lizards.</w:t>
        </w:r>
      </w:ins>
    </w:p>
    <w:p w14:paraId="27A627B8" w14:textId="06F61BA3" w:rsidR="00736E7E" w:rsidDel="005B46DE" w:rsidRDefault="00035BFF" w:rsidP="005B46DE">
      <w:pPr>
        <w:pStyle w:val="Body"/>
        <w:spacing w:line="480" w:lineRule="auto"/>
        <w:ind w:firstLine="720"/>
        <w:rPr>
          <w:del w:id="376" w:author="Westphal, Michael F" w:date="2017-10-05T14:54:00Z"/>
          <w:i/>
          <w:iCs/>
          <w:sz w:val="22"/>
          <w:szCs w:val="22"/>
        </w:rPr>
        <w:pPrChange w:id="377" w:author="Westphal, Michael F" w:date="2017-10-05T14:54:00Z">
          <w:pPr>
            <w:pStyle w:val="Body"/>
            <w:spacing w:line="480" w:lineRule="auto"/>
          </w:pPr>
        </w:pPrChange>
      </w:pPr>
      <w:r>
        <w:rPr>
          <w:i/>
          <w:iCs/>
          <w:sz w:val="22"/>
          <w:szCs w:val="22"/>
        </w:rPr>
        <w:lastRenderedPageBreak/>
        <w:t>Analyses</w:t>
      </w:r>
      <w:ins w:id="378" w:author="Westphal, Michael F" w:date="2017-10-05T14:54:00Z">
        <w:r w:rsidR="005B46DE">
          <w:rPr>
            <w:sz w:val="22"/>
            <w:szCs w:val="22"/>
          </w:rPr>
          <w:t xml:space="preserve">.-- </w:t>
        </w:r>
      </w:ins>
    </w:p>
    <w:p w14:paraId="2C4E96C9" w14:textId="6F3C58EF" w:rsidR="00736E7E" w:rsidDel="004202A3" w:rsidRDefault="00035BFF" w:rsidP="005B46DE">
      <w:pPr>
        <w:pStyle w:val="Body"/>
        <w:spacing w:line="480" w:lineRule="auto"/>
        <w:rPr>
          <w:del w:id="379" w:author="Westphal, Michael F" w:date="2017-10-05T14:40:00Z"/>
          <w:sz w:val="22"/>
          <w:szCs w:val="22"/>
        </w:rPr>
        <w:pPrChange w:id="380" w:author="Westphal, Michael F" w:date="2017-10-05T14:54:00Z">
          <w:pPr>
            <w:pStyle w:val="Body"/>
            <w:spacing w:line="480" w:lineRule="auto"/>
          </w:pPr>
        </w:pPrChange>
      </w:pPr>
      <w:del w:id="381" w:author="Westphal, Michael F" w:date="2017-10-05T14:54:00Z">
        <w:r w:rsidDel="005B46DE">
          <w:rPr>
            <w:sz w:val="22"/>
            <w:szCs w:val="22"/>
          </w:rPr>
          <w:tab/>
        </w:r>
      </w:del>
      <w:r>
        <w:rPr>
          <w:sz w:val="22"/>
          <w:szCs w:val="22"/>
        </w:rPr>
        <w:t xml:space="preserve">All analyses were conducted in R (version 3.3.2). </w:t>
      </w:r>
      <w:proofErr w:type="spellStart"/>
      <w:r>
        <w:rPr>
          <w:sz w:val="22"/>
          <w:szCs w:val="22"/>
        </w:rPr>
        <w:t>Meso</w:t>
      </w:r>
      <w:proofErr w:type="spellEnd"/>
      <w:ins w:id="382" w:author="Westphal, Michael F" w:date="2017-09-28T19:35:00Z">
        <w:r w:rsidR="00CF26C8">
          <w:rPr>
            <w:sz w:val="22"/>
            <w:szCs w:val="22"/>
          </w:rPr>
          <w:t>-</w:t>
        </w:r>
      </w:ins>
      <w:r>
        <w:rPr>
          <w:sz w:val="22"/>
          <w:szCs w:val="22"/>
        </w:rPr>
        <w:t xml:space="preserve"> and microhabitat were analyzed using a generalized linear model (</w:t>
      </w:r>
      <w:proofErr w:type="spellStart"/>
      <w:r>
        <w:rPr>
          <w:sz w:val="22"/>
          <w:szCs w:val="22"/>
        </w:rPr>
        <w:t>Bolker</w:t>
      </w:r>
      <w:proofErr w:type="spellEnd"/>
      <w:r>
        <w:rPr>
          <w:sz w:val="22"/>
          <w:szCs w:val="22"/>
        </w:rPr>
        <w:t xml:space="preserve"> et al. 2009) with the </w:t>
      </w:r>
      <w:proofErr w:type="spellStart"/>
      <w:r>
        <w:rPr>
          <w:sz w:val="22"/>
          <w:szCs w:val="22"/>
        </w:rPr>
        <w:t>multcomp</w:t>
      </w:r>
      <w:proofErr w:type="spellEnd"/>
      <w:r>
        <w:rPr>
          <w:sz w:val="22"/>
          <w:szCs w:val="22"/>
        </w:rPr>
        <w:t xml:space="preserve"> package (</w:t>
      </w:r>
      <w:proofErr w:type="spellStart"/>
      <w:r>
        <w:rPr>
          <w:sz w:val="22"/>
          <w:szCs w:val="22"/>
        </w:rPr>
        <w:t>Hothorn</w:t>
      </w:r>
      <w:proofErr w:type="spellEnd"/>
      <w:r>
        <w:rPr>
          <w:sz w:val="22"/>
          <w:szCs w:val="22"/>
        </w:rPr>
        <w:t xml:space="preserve"> et al. 2008). Behavior</w:t>
      </w:r>
      <w:ins w:id="383" w:author="Westphal, Michael F" w:date="2017-10-05T14:38:00Z">
        <w:r w:rsidR="004202A3">
          <w:rPr>
            <w:sz w:val="22"/>
            <w:szCs w:val="22"/>
          </w:rPr>
          <w:t xml:space="preserve">al data </w:t>
        </w:r>
      </w:ins>
      <w:del w:id="384" w:author="Westphal, Michael F" w:date="2017-10-05T14:38:00Z">
        <w:r w:rsidDel="004202A3">
          <w:rPr>
            <w:sz w:val="22"/>
            <w:szCs w:val="22"/>
          </w:rPr>
          <w:delText xml:space="preserve"> observed was</w:delText>
        </w:r>
      </w:del>
      <w:ins w:id="385" w:author="Westphal, Michael F" w:date="2017-10-05T14:38:00Z">
        <w:r w:rsidR="004202A3">
          <w:rPr>
            <w:sz w:val="22"/>
            <w:szCs w:val="22"/>
          </w:rPr>
          <w:t>were</w:t>
        </w:r>
      </w:ins>
      <w:r>
        <w:rPr>
          <w:sz w:val="22"/>
          <w:szCs w:val="22"/>
        </w:rPr>
        <w:t xml:space="preserve"> analyzed with a multinomial logistic regression using the </w:t>
      </w:r>
      <w:proofErr w:type="spellStart"/>
      <w:r>
        <w:rPr>
          <w:sz w:val="22"/>
          <w:szCs w:val="22"/>
        </w:rPr>
        <w:t>nnet</w:t>
      </w:r>
      <w:proofErr w:type="spellEnd"/>
      <w:r>
        <w:rPr>
          <w:sz w:val="22"/>
          <w:szCs w:val="22"/>
        </w:rPr>
        <w:t xml:space="preserve"> package which accounts for the multiple levels of nominal outcomes of the </w:t>
      </w:r>
      <w:del w:id="386" w:author="Westphal, Michael F" w:date="2017-10-05T14:38:00Z">
        <w:r w:rsidDel="004202A3">
          <w:rPr>
            <w:sz w:val="22"/>
            <w:szCs w:val="22"/>
          </w:rPr>
          <w:delText xml:space="preserve">behavior </w:delText>
        </w:r>
      </w:del>
      <w:r>
        <w:rPr>
          <w:sz w:val="22"/>
          <w:szCs w:val="22"/>
        </w:rPr>
        <w:t>observations (</w:t>
      </w:r>
      <w:proofErr w:type="spellStart"/>
      <w:r>
        <w:rPr>
          <w:sz w:val="22"/>
          <w:szCs w:val="22"/>
        </w:rPr>
        <w:t>Venables</w:t>
      </w:r>
      <w:proofErr w:type="spellEnd"/>
      <w:r>
        <w:rPr>
          <w:sz w:val="22"/>
          <w:szCs w:val="22"/>
        </w:rPr>
        <w:t xml:space="preserve"> et al. 2002). All locations of collared individuals were mapped using the leaflet package (</w:t>
      </w:r>
      <w:proofErr w:type="spellStart"/>
      <w:r>
        <w:rPr>
          <w:sz w:val="22"/>
          <w:szCs w:val="22"/>
        </w:rPr>
        <w:t>Graul</w:t>
      </w:r>
      <w:proofErr w:type="spellEnd"/>
      <w:r>
        <w:rPr>
          <w:sz w:val="22"/>
          <w:szCs w:val="22"/>
        </w:rPr>
        <w:t xml:space="preserve"> 2016). </w:t>
      </w:r>
      <w:del w:id="387" w:author="Westphal, Michael F" w:date="2017-07-30T15:04:00Z">
        <w:r w:rsidDel="00E85C31">
          <w:rPr>
            <w:sz w:val="22"/>
            <w:szCs w:val="22"/>
          </w:rPr>
          <w:delText>[</w:delText>
        </w:r>
        <w:r w:rsidDel="00E85C31">
          <w:rPr>
            <w:b/>
            <w:bCs/>
            <w:sz w:val="22"/>
            <w:szCs w:val="22"/>
          </w:rPr>
          <w:delText>WHY CALCULATE HOME RANGE -- EXPLAIN</w:delText>
        </w:r>
        <w:r w:rsidDel="00E85C31">
          <w:rPr>
            <w:sz w:val="22"/>
            <w:szCs w:val="22"/>
          </w:rPr>
          <w:delText xml:space="preserve">] </w:delText>
        </w:r>
      </w:del>
      <w:r>
        <w:rPr>
          <w:sz w:val="22"/>
          <w:szCs w:val="22"/>
        </w:rPr>
        <w:t xml:space="preserve">Home range size was calculated using a 95% Minimum Convex Polygon (MCP) estimation (Mohr 1947) using the </w:t>
      </w:r>
      <w:proofErr w:type="spellStart"/>
      <w:r>
        <w:rPr>
          <w:sz w:val="22"/>
          <w:szCs w:val="22"/>
        </w:rPr>
        <w:t>adehabitatHR</w:t>
      </w:r>
      <w:proofErr w:type="spellEnd"/>
      <w:r>
        <w:rPr>
          <w:sz w:val="22"/>
          <w:szCs w:val="22"/>
        </w:rPr>
        <w:t xml:space="preserve"> package (</w:t>
      </w:r>
      <w:proofErr w:type="spellStart"/>
      <w:r>
        <w:rPr>
          <w:sz w:val="22"/>
          <w:szCs w:val="22"/>
        </w:rPr>
        <w:t>Calenge</w:t>
      </w:r>
      <w:proofErr w:type="spellEnd"/>
      <w:r>
        <w:rPr>
          <w:sz w:val="22"/>
          <w:szCs w:val="22"/>
        </w:rPr>
        <w:t xml:space="preserve"> 2006). </w:t>
      </w:r>
      <w:ins w:id="388" w:author="Westphal, Michael F" w:date="2017-10-05T14:40:00Z">
        <w:r w:rsidR="004202A3">
          <w:rPr>
            <w:sz w:val="22"/>
            <w:szCs w:val="22"/>
          </w:rPr>
          <w:t xml:space="preserve">MCPs were visualized in two dimensions in R and with </w:t>
        </w:r>
        <w:commentRangeStart w:id="389"/>
        <w:proofErr w:type="spellStart"/>
        <w:r w:rsidR="004202A3">
          <w:rPr>
            <w:sz w:val="22"/>
            <w:szCs w:val="22"/>
          </w:rPr>
          <w:t>Zoatrack</w:t>
        </w:r>
        <w:commentRangeEnd w:id="389"/>
        <w:proofErr w:type="spellEnd"/>
        <w:r w:rsidR="004202A3">
          <w:rPr>
            <w:rStyle w:val="CommentReference"/>
            <w:rFonts w:cs="Times New Roman"/>
            <w:color w:val="auto"/>
          </w:rPr>
          <w:commentReference w:id="389"/>
        </w:r>
        <w:r w:rsidR="004202A3">
          <w:rPr>
            <w:sz w:val="22"/>
            <w:szCs w:val="22"/>
          </w:rPr>
          <w:t xml:space="preserve"> (  </w:t>
        </w:r>
        <w:proofErr w:type="gramStart"/>
        <w:r w:rsidR="004202A3">
          <w:rPr>
            <w:sz w:val="22"/>
            <w:szCs w:val="22"/>
          </w:rPr>
          <w:t>)</w:t>
        </w:r>
      </w:ins>
      <w:r>
        <w:rPr>
          <w:sz w:val="22"/>
          <w:szCs w:val="22"/>
        </w:rPr>
        <w:t>All</w:t>
      </w:r>
      <w:proofErr w:type="gramEnd"/>
      <w:r>
        <w:rPr>
          <w:sz w:val="22"/>
          <w:szCs w:val="22"/>
        </w:rPr>
        <w:t xml:space="preserve"> R code used for this project can be found at &lt;https://cjlortie.github.io/Carrizo.telemetry</w:t>
      </w:r>
      <w:commentRangeStart w:id="390"/>
      <w:del w:id="391" w:author="Westphal, Michael F" w:date="2017-10-05T14:14:00Z">
        <w:r w:rsidDel="00CE490E">
          <w:rPr>
            <w:sz w:val="22"/>
            <w:szCs w:val="22"/>
          </w:rPr>
          <w:delText>/&gt;.  [</w:delText>
        </w:r>
        <w:r w:rsidDel="00CE490E">
          <w:rPr>
            <w:b/>
            <w:bCs/>
            <w:sz w:val="22"/>
            <w:szCs w:val="22"/>
          </w:rPr>
          <w:delText>NEED ONE OR MORE SENTENCES HERE TO COMPARE MINIMALLY WITH GERMANO.  WHY NOT USE LOCOH</w:delText>
        </w:r>
      </w:del>
      <w:commentRangeEnd w:id="390"/>
      <w:r w:rsidR="00CE490E">
        <w:rPr>
          <w:rStyle w:val="CommentReference"/>
          <w:rFonts w:cs="Times New Roman"/>
          <w:color w:val="auto"/>
        </w:rPr>
        <w:commentReference w:id="390"/>
      </w:r>
      <w:del w:id="392" w:author="Westphal, Michael F" w:date="2017-10-05T14:14:00Z">
        <w:r w:rsidDel="00CE490E">
          <w:rPr>
            <w:sz w:val="22"/>
            <w:szCs w:val="22"/>
          </w:rPr>
          <w:delText>]</w:delText>
        </w:r>
      </w:del>
      <w:ins w:id="393" w:author="Westphal, Michael F" w:date="2017-10-05T14:14:00Z">
        <w:r w:rsidR="00CE490E">
          <w:rPr>
            <w:sz w:val="22"/>
            <w:szCs w:val="22"/>
          </w:rPr>
          <w:t>.</w:t>
        </w:r>
      </w:ins>
      <w:ins w:id="394" w:author="Westphal, Michael F" w:date="2017-07-30T15:05:00Z">
        <w:r w:rsidR="00E85C31">
          <w:rPr>
            <w:sz w:val="22"/>
            <w:szCs w:val="22"/>
          </w:rPr>
          <w:t xml:space="preserve">  </w:t>
        </w:r>
        <w:commentRangeStart w:id="395"/>
        <w:r w:rsidR="00E85C31">
          <w:rPr>
            <w:sz w:val="22"/>
            <w:szCs w:val="22"/>
          </w:rPr>
          <w:t>Shrub</w:t>
        </w:r>
      </w:ins>
      <w:commentRangeEnd w:id="395"/>
      <w:ins w:id="396" w:author="Westphal, Michael F" w:date="2017-10-05T14:14:00Z">
        <w:r w:rsidR="00CE490E">
          <w:rPr>
            <w:rStyle w:val="CommentReference"/>
            <w:rFonts w:cs="Times New Roman"/>
            <w:color w:val="auto"/>
          </w:rPr>
          <w:commentReference w:id="395"/>
        </w:r>
      </w:ins>
      <w:ins w:id="397" w:author="Westphal, Michael F" w:date="2017-07-30T15:05:00Z">
        <w:r w:rsidR="00E85C31">
          <w:rPr>
            <w:sz w:val="22"/>
            <w:szCs w:val="22"/>
          </w:rPr>
          <w:t xml:space="preserve"> density was </w:t>
        </w:r>
      </w:ins>
      <w:ins w:id="398" w:author="Westphal, Michael F" w:date="2017-10-05T14:40:00Z">
        <w:r w:rsidR="004202A3">
          <w:rPr>
            <w:sz w:val="22"/>
            <w:szCs w:val="22"/>
          </w:rPr>
          <w:t>calculated</w:t>
        </w:r>
      </w:ins>
      <w:ins w:id="399" w:author="Westphal, Michael F" w:date="2017-07-30T15:05:00Z">
        <w:r w:rsidR="00E85C31">
          <w:rPr>
            <w:sz w:val="22"/>
            <w:szCs w:val="22"/>
          </w:rPr>
          <w:t xml:space="preserve"> </w:t>
        </w:r>
        <w:commentRangeStart w:id="400"/>
        <w:r w:rsidR="00E85C31">
          <w:rPr>
            <w:sz w:val="22"/>
            <w:szCs w:val="22"/>
          </w:rPr>
          <w:t>by</w:t>
        </w:r>
      </w:ins>
      <w:commentRangeEnd w:id="400"/>
      <w:ins w:id="401" w:author="Westphal, Michael F" w:date="2017-10-05T14:14:00Z">
        <w:r w:rsidR="00CE490E">
          <w:rPr>
            <w:rStyle w:val="CommentReference"/>
            <w:rFonts w:cs="Times New Roman"/>
            <w:color w:val="auto"/>
          </w:rPr>
          <w:commentReference w:id="400"/>
        </w:r>
        <w:r w:rsidR="00CE490E">
          <w:rPr>
            <w:sz w:val="22"/>
            <w:szCs w:val="22"/>
          </w:rPr>
          <w:t xml:space="preserve"> </w:t>
        </w:r>
      </w:ins>
      <w:ins w:id="402" w:author="Westphal, Michael F" w:date="2017-10-05T14:38:00Z">
        <w:r w:rsidR="004202A3">
          <w:rPr>
            <w:sz w:val="22"/>
            <w:szCs w:val="22"/>
          </w:rPr>
          <w:t xml:space="preserve">visually counting individual shrubs from aerial photographs </w:t>
        </w:r>
      </w:ins>
      <w:ins w:id="403" w:author="Westphal, Michael F" w:date="2017-10-05T14:39:00Z">
        <w:r w:rsidR="004202A3">
          <w:rPr>
            <w:sz w:val="22"/>
            <w:szCs w:val="22"/>
          </w:rPr>
          <w:t>within each lizard’s MCP and dividing that number by the area in square meters of the MCP.</w:t>
        </w:r>
      </w:ins>
    </w:p>
    <w:p w14:paraId="5DFB67CC" w14:textId="77777777" w:rsidR="00736E7E" w:rsidRDefault="00736E7E" w:rsidP="005B46DE">
      <w:pPr>
        <w:pStyle w:val="Body"/>
        <w:spacing w:line="480" w:lineRule="auto"/>
        <w:ind w:firstLine="720"/>
        <w:rPr>
          <w:sz w:val="22"/>
          <w:szCs w:val="22"/>
        </w:rPr>
        <w:pPrChange w:id="404" w:author="Westphal, Michael F" w:date="2017-10-05T14:54:00Z">
          <w:pPr>
            <w:pStyle w:val="Body"/>
            <w:spacing w:line="480" w:lineRule="auto"/>
          </w:pPr>
        </w:pPrChange>
      </w:pPr>
    </w:p>
    <w:p w14:paraId="10C9E197" w14:textId="77777777" w:rsidR="00736E7E" w:rsidRDefault="00035BFF" w:rsidP="005B46DE">
      <w:pPr>
        <w:pStyle w:val="Body"/>
        <w:spacing w:line="480" w:lineRule="auto"/>
        <w:rPr>
          <w:b/>
          <w:bCs/>
          <w:sz w:val="22"/>
          <w:szCs w:val="22"/>
        </w:rPr>
        <w:pPrChange w:id="405" w:author="Westphal, Michael F" w:date="2017-10-05T14:54:00Z">
          <w:pPr>
            <w:pStyle w:val="Body"/>
            <w:spacing w:line="480" w:lineRule="auto"/>
          </w:pPr>
        </w:pPrChange>
      </w:pPr>
      <w:r>
        <w:rPr>
          <w:b/>
          <w:bCs/>
          <w:sz w:val="22"/>
          <w:szCs w:val="22"/>
        </w:rPr>
        <w:t>Results</w:t>
      </w:r>
    </w:p>
    <w:p w14:paraId="2BE02796" w14:textId="480C51BB" w:rsidR="00736E7E" w:rsidRDefault="00E85C31" w:rsidP="005B46DE">
      <w:pPr>
        <w:pStyle w:val="Body"/>
        <w:spacing w:line="480" w:lineRule="auto"/>
        <w:ind w:firstLine="720"/>
        <w:rPr>
          <w:sz w:val="22"/>
          <w:szCs w:val="22"/>
        </w:rPr>
        <w:pPrChange w:id="406" w:author="Westphal, Michael F" w:date="2017-10-05T14:54:00Z">
          <w:pPr>
            <w:pStyle w:val="Body"/>
            <w:spacing w:line="480" w:lineRule="auto"/>
          </w:pPr>
        </w:pPrChange>
      </w:pPr>
      <w:ins w:id="407" w:author="Westphal, Michael F" w:date="2017-07-30T15:05:00Z">
        <w:r>
          <w:rPr>
            <w:sz w:val="22"/>
            <w:szCs w:val="22"/>
          </w:rPr>
          <w:t>The study took place in July 2016</w:t>
        </w:r>
      </w:ins>
      <w:ins w:id="408" w:author="Westphal, Michael F" w:date="2017-10-05T14:15:00Z">
        <w:r w:rsidR="00CE490E">
          <w:rPr>
            <w:sz w:val="22"/>
            <w:szCs w:val="22"/>
          </w:rPr>
          <w:t xml:space="preserve">.  </w:t>
        </w:r>
      </w:ins>
      <w:commentRangeStart w:id="409"/>
      <w:r w:rsidR="00035BFF">
        <w:rPr>
          <w:sz w:val="22"/>
          <w:szCs w:val="22"/>
        </w:rPr>
        <w:t>A</w:t>
      </w:r>
      <w:commentRangeEnd w:id="409"/>
      <w:r w:rsidR="00CE490E">
        <w:rPr>
          <w:rStyle w:val="CommentReference"/>
          <w:rFonts w:cs="Times New Roman"/>
          <w:color w:val="auto"/>
        </w:rPr>
        <w:commentReference w:id="409"/>
      </w:r>
      <w:r w:rsidR="00035BFF">
        <w:rPr>
          <w:sz w:val="22"/>
          <w:szCs w:val="22"/>
        </w:rPr>
        <w:t xml:space="preserve"> total of 31 lizards was tracked, comprising 14 females, 15 males, and 2 </w:t>
      </w:r>
      <w:ins w:id="410" w:author="Westphal, Michael F" w:date="2017-07-30T15:06:00Z">
        <w:r>
          <w:rPr>
            <w:sz w:val="22"/>
            <w:szCs w:val="22"/>
          </w:rPr>
          <w:t xml:space="preserve">juvenile </w:t>
        </w:r>
      </w:ins>
      <w:r w:rsidR="00035BFF">
        <w:rPr>
          <w:sz w:val="22"/>
          <w:szCs w:val="22"/>
        </w:rPr>
        <w:t xml:space="preserve">lizards of </w:t>
      </w:r>
      <w:del w:id="411" w:author="Westphal, Michael F" w:date="2017-07-30T15:06:00Z">
        <w:r w:rsidR="00035BFF" w:rsidDel="00E85C31">
          <w:rPr>
            <w:sz w:val="22"/>
            <w:szCs w:val="22"/>
          </w:rPr>
          <w:delText xml:space="preserve">undetermined </w:delText>
        </w:r>
      </w:del>
      <w:ins w:id="412" w:author="Westphal, Michael F" w:date="2017-07-30T15:06:00Z">
        <w:r>
          <w:rPr>
            <w:sz w:val="22"/>
            <w:szCs w:val="22"/>
          </w:rPr>
          <w:t xml:space="preserve">whose </w:t>
        </w:r>
      </w:ins>
      <w:r w:rsidR="00035BFF">
        <w:rPr>
          <w:sz w:val="22"/>
          <w:szCs w:val="22"/>
        </w:rPr>
        <w:t>sex</w:t>
      </w:r>
      <w:ins w:id="413" w:author="Westphal, Michael F" w:date="2017-07-30T15:06:00Z">
        <w:r>
          <w:rPr>
            <w:sz w:val="22"/>
            <w:szCs w:val="22"/>
          </w:rPr>
          <w:t xml:space="preserve"> could not be determined</w:t>
        </w:r>
      </w:ins>
      <w:r w:rsidR="00035BFF">
        <w:rPr>
          <w:sz w:val="22"/>
          <w:szCs w:val="22"/>
        </w:rPr>
        <w:t xml:space="preserve">. </w:t>
      </w:r>
      <w:del w:id="414" w:author="Westphal, Michael F" w:date="2017-07-30T15:06:00Z">
        <w:r w:rsidR="00035BFF" w:rsidDel="00E85C31">
          <w:rPr>
            <w:sz w:val="22"/>
            <w:szCs w:val="22"/>
          </w:rPr>
          <w:delText xml:space="preserve">The lizards of unknown sex were </w:delText>
        </w:r>
      </w:del>
      <w:del w:id="415" w:author="Westphal, Michael F" w:date="2017-07-30T15:05:00Z">
        <w:r w:rsidR="00035BFF" w:rsidDel="00E85C31">
          <w:rPr>
            <w:sz w:val="22"/>
            <w:szCs w:val="22"/>
          </w:rPr>
          <w:delText xml:space="preserve">likely </w:delText>
        </w:r>
      </w:del>
      <w:del w:id="416" w:author="Westphal, Michael F" w:date="2017-07-30T15:06:00Z">
        <w:r w:rsidR="00035BFF" w:rsidDel="00E85C31">
          <w:rPr>
            <w:sz w:val="22"/>
            <w:szCs w:val="22"/>
          </w:rPr>
          <w:delText xml:space="preserve">younger individuals without fully developed sex characteristics. </w:delText>
        </w:r>
      </w:del>
      <w:r w:rsidR="00035BFF">
        <w:rPr>
          <w:sz w:val="22"/>
          <w:szCs w:val="22"/>
        </w:rPr>
        <w:t xml:space="preserve">Home range sizes were calculated for </w:t>
      </w:r>
      <w:del w:id="417" w:author="Westphal, Michael F" w:date="2017-10-05T14:41:00Z">
        <w:r w:rsidR="00035BFF" w:rsidDel="004202A3">
          <w:rPr>
            <w:sz w:val="22"/>
            <w:szCs w:val="22"/>
          </w:rPr>
          <w:delText xml:space="preserve">28 </w:delText>
        </w:r>
      </w:del>
      <w:ins w:id="418" w:author="Westphal, Michael F" w:date="2017-10-05T14:41:00Z">
        <w:r w:rsidR="004202A3">
          <w:rPr>
            <w:sz w:val="22"/>
            <w:szCs w:val="22"/>
          </w:rPr>
          <w:t>2</w:t>
        </w:r>
        <w:r w:rsidR="004202A3">
          <w:rPr>
            <w:sz w:val="22"/>
            <w:szCs w:val="22"/>
          </w:rPr>
          <w:t>9</w:t>
        </w:r>
        <w:r w:rsidR="004202A3">
          <w:rPr>
            <w:sz w:val="22"/>
            <w:szCs w:val="22"/>
          </w:rPr>
          <w:t xml:space="preserve"> </w:t>
        </w:r>
      </w:ins>
      <w:r w:rsidR="00035BFF">
        <w:rPr>
          <w:sz w:val="22"/>
          <w:szCs w:val="22"/>
        </w:rPr>
        <w:t xml:space="preserve">of the lizards. Of the 3 lizards where home range was not calculated, two were found dead in the first few days of the study and </w:t>
      </w:r>
      <w:del w:id="419" w:author="Westphal, Michael F" w:date="2017-07-30T15:06:00Z">
        <w:r w:rsidR="00035BFF" w:rsidDel="00E85C31">
          <w:rPr>
            <w:sz w:val="22"/>
            <w:szCs w:val="22"/>
          </w:rPr>
          <w:delText>the other had a malfunctioning collar, and the signal was lost</w:delText>
        </w:r>
      </w:del>
      <w:ins w:id="420" w:author="Westphal, Michael F" w:date="2017-07-30T15:07:00Z">
        <w:r>
          <w:rPr>
            <w:sz w:val="22"/>
            <w:szCs w:val="22"/>
          </w:rPr>
          <w:t xml:space="preserve"> the third was lost due to silent signal</w:t>
        </w:r>
      </w:ins>
      <w:r w:rsidR="00035BFF">
        <w:rPr>
          <w:sz w:val="22"/>
          <w:szCs w:val="22"/>
        </w:rPr>
        <w:t xml:space="preserve">. </w:t>
      </w:r>
      <w:ins w:id="421" w:author="Westphal, Michael F" w:date="2017-07-30T15:07:00Z">
        <w:r>
          <w:rPr>
            <w:sz w:val="22"/>
            <w:szCs w:val="22"/>
          </w:rPr>
          <w:t>M</w:t>
        </w:r>
      </w:ins>
      <w:del w:id="422" w:author="Westphal, Michael F" w:date="2017-07-30T15:07:00Z">
        <w:r w:rsidR="00035BFF" w:rsidDel="00E85C31">
          <w:rPr>
            <w:sz w:val="22"/>
            <w:szCs w:val="22"/>
          </w:rPr>
          <w:delText>The m</w:delText>
        </w:r>
      </w:del>
      <w:r w:rsidR="00035BFF">
        <w:rPr>
          <w:sz w:val="22"/>
          <w:szCs w:val="22"/>
        </w:rPr>
        <w:t>ean home range size was 10790 m</w:t>
      </w:r>
      <w:r w:rsidR="00035BFF">
        <w:rPr>
          <w:sz w:val="22"/>
          <w:szCs w:val="22"/>
          <w:vertAlign w:val="superscript"/>
        </w:rPr>
        <w:t>2</w:t>
      </w:r>
      <w:del w:id="423" w:author="Westphal, Michael F" w:date="2017-10-05T14:41:00Z">
        <w:r w:rsidR="00035BFF" w:rsidDel="004202A3">
          <w:rPr>
            <w:sz w:val="22"/>
            <w:szCs w:val="22"/>
          </w:rPr>
          <w:delText>. Home</w:delText>
        </w:r>
      </w:del>
      <w:ins w:id="424" w:author="Westphal, Michael F" w:date="2017-10-05T14:41:00Z">
        <w:r w:rsidR="004202A3">
          <w:rPr>
            <w:sz w:val="22"/>
            <w:szCs w:val="22"/>
          </w:rPr>
          <w:t xml:space="preserve"> and</w:t>
        </w:r>
      </w:ins>
      <w:r w:rsidR="00035BFF">
        <w:rPr>
          <w:sz w:val="22"/>
          <w:szCs w:val="22"/>
        </w:rPr>
        <w:t xml:space="preserve"> range</w:t>
      </w:r>
      <w:ins w:id="425" w:author="Westphal, Michael F" w:date="2017-10-05T14:41:00Z">
        <w:r w:rsidR="004202A3">
          <w:rPr>
            <w:sz w:val="22"/>
            <w:szCs w:val="22"/>
          </w:rPr>
          <w:t>d</w:t>
        </w:r>
      </w:ins>
      <w:r w:rsidR="00035BFF">
        <w:rPr>
          <w:sz w:val="22"/>
          <w:szCs w:val="22"/>
        </w:rPr>
        <w:t xml:space="preserve"> </w:t>
      </w:r>
      <w:del w:id="426" w:author="Westphal, Michael F" w:date="2017-10-05T14:41:00Z">
        <w:r w:rsidR="00035BFF" w:rsidDel="004202A3">
          <w:rPr>
            <w:sz w:val="22"/>
            <w:szCs w:val="22"/>
          </w:rPr>
          <w:delText xml:space="preserve">size varied </w:delText>
        </w:r>
      </w:del>
      <w:r w:rsidR="00035BFF">
        <w:rPr>
          <w:sz w:val="22"/>
          <w:szCs w:val="22"/>
        </w:rPr>
        <w:t>from 0.5 m</w:t>
      </w:r>
      <w:r w:rsidR="00035BFF">
        <w:rPr>
          <w:sz w:val="22"/>
          <w:szCs w:val="22"/>
          <w:vertAlign w:val="superscript"/>
        </w:rPr>
        <w:t xml:space="preserve">2 </w:t>
      </w:r>
      <w:r w:rsidR="00035BFF">
        <w:rPr>
          <w:sz w:val="22"/>
          <w:szCs w:val="22"/>
        </w:rPr>
        <w:t xml:space="preserve">(this was an individual that had gone dormant for the summer and did not move or emerge from its burrow during the study) to 38600 </w:t>
      </w:r>
      <w:commentRangeStart w:id="427"/>
      <w:r w:rsidR="00035BFF">
        <w:rPr>
          <w:sz w:val="22"/>
          <w:szCs w:val="22"/>
        </w:rPr>
        <w:t>m</w:t>
      </w:r>
      <w:r w:rsidR="00035BFF">
        <w:rPr>
          <w:sz w:val="22"/>
          <w:szCs w:val="22"/>
          <w:vertAlign w:val="superscript"/>
        </w:rPr>
        <w:t>2</w:t>
      </w:r>
      <w:commentRangeEnd w:id="427"/>
      <w:r w:rsidR="00CE490E">
        <w:rPr>
          <w:rStyle w:val="CommentReference"/>
          <w:rFonts w:cs="Times New Roman"/>
          <w:color w:val="auto"/>
        </w:rPr>
        <w:commentReference w:id="427"/>
      </w:r>
      <w:r w:rsidR="00035BFF">
        <w:rPr>
          <w:sz w:val="22"/>
          <w:szCs w:val="22"/>
        </w:rPr>
        <w:t xml:space="preserve">. </w:t>
      </w:r>
      <w:del w:id="428" w:author="Westphal, Michael F" w:date="2017-10-05T14:15:00Z">
        <w:r w:rsidR="00035BFF" w:rsidDel="00CE490E">
          <w:rPr>
            <w:b/>
            <w:bCs/>
            <w:sz w:val="22"/>
            <w:szCs w:val="22"/>
          </w:rPr>
          <w:delText xml:space="preserve">[MINIMALLY BREAK DOWN BY SEX OR AT LEAST SAY THEY WERE NOT DIFFERENT -- GERMANO AND RATHBUN FOUND HUGE SEX EFFECTS ON HOME RANGE] </w:delText>
        </w:r>
      </w:del>
      <w:r w:rsidR="00035BFF">
        <w:rPr>
          <w:sz w:val="22"/>
          <w:szCs w:val="22"/>
        </w:rPr>
        <w:t xml:space="preserve">The total area occupied </w:t>
      </w:r>
      <w:ins w:id="429" w:author="Westphal, Michael F" w:date="2017-10-05T14:41:00Z">
        <w:r w:rsidR="004202A3">
          <w:rPr>
            <w:sz w:val="22"/>
            <w:szCs w:val="22"/>
          </w:rPr>
          <w:t xml:space="preserve">by the sum of all home ranges </w:t>
        </w:r>
      </w:ins>
      <w:r w:rsidR="00035BFF">
        <w:rPr>
          <w:sz w:val="22"/>
          <w:szCs w:val="22"/>
        </w:rPr>
        <w:t>was 1.7145 km</w:t>
      </w:r>
      <w:r w:rsidR="00035BFF">
        <w:rPr>
          <w:sz w:val="22"/>
          <w:szCs w:val="22"/>
          <w:vertAlign w:val="superscript"/>
        </w:rPr>
        <w:t>2</w:t>
      </w:r>
      <w:del w:id="430" w:author="Westphal, Michael F" w:date="2017-10-05T14:42:00Z">
        <w:r w:rsidR="00035BFF" w:rsidDel="0058734D">
          <w:rPr>
            <w:sz w:val="22"/>
            <w:szCs w:val="22"/>
          </w:rPr>
          <w:delText xml:space="preserve"> based on relocation data from all collared individuals</w:delText>
        </w:r>
      </w:del>
      <w:r w:rsidR="00035BFF">
        <w:rPr>
          <w:sz w:val="22"/>
          <w:szCs w:val="22"/>
        </w:rPr>
        <w:t>. As we sampled during only a portion of the time that lizards are active during the year (15 days)</w:t>
      </w:r>
      <w:ins w:id="431" w:author="Westphal, Michael F" w:date="2017-10-05T14:42:00Z">
        <w:r w:rsidR="0058734D">
          <w:rPr>
            <w:sz w:val="22"/>
            <w:szCs w:val="22"/>
          </w:rPr>
          <w:t>,</w:t>
        </w:r>
      </w:ins>
      <w:r w:rsidR="00035BFF">
        <w:rPr>
          <w:sz w:val="22"/>
          <w:szCs w:val="22"/>
        </w:rPr>
        <w:t xml:space="preserve"> this is likely an underestimate of home range sizes for this species </w:t>
      </w:r>
      <w:del w:id="432" w:author="Westphal, Michael F" w:date="2017-10-05T14:16:00Z">
        <w:r w:rsidR="00035BFF" w:rsidDel="00CE490E">
          <w:rPr>
            <w:sz w:val="22"/>
            <w:szCs w:val="22"/>
          </w:rPr>
          <w:delText>[</w:delText>
        </w:r>
        <w:r w:rsidR="00035BFF" w:rsidDel="00CE490E">
          <w:rPr>
            <w:b/>
            <w:bCs/>
            <w:sz w:val="22"/>
            <w:szCs w:val="22"/>
          </w:rPr>
          <w:delText>CITE GERMANO &amp; RATHBUN 2016</w:delText>
        </w:r>
        <w:r w:rsidR="00035BFF" w:rsidDel="00CE490E">
          <w:rPr>
            <w:sz w:val="22"/>
            <w:szCs w:val="22"/>
          </w:rPr>
          <w:delText xml:space="preserve">]. </w:delText>
        </w:r>
        <w:r w:rsidR="00035BFF" w:rsidDel="00CE490E">
          <w:rPr>
            <w:b/>
            <w:bCs/>
            <w:sz w:val="22"/>
            <w:szCs w:val="22"/>
          </w:rPr>
          <w:delText>[WHERE IS THE COMPARISON WITH GERMANO AND RATHBUN 2016????] [ARE OUR HOME RANGES ESSENTIALLY THE SAME AS GERMANO'S?  "WE INCLUDE ESTIMATES OF HOME RANGE FOR COMPARISON WITH GERMANO AND RATHBUN 2016" -- OTHERWISE WHY DO WE HAVE THE HOME RANGE DATA.  ALSO NOTE MORE DATA POINTS -- BETTER HOME RANGE ESTIMATES?</w:delText>
        </w:r>
      </w:del>
      <w:ins w:id="433" w:author="Westphal, Michael F" w:date="2017-10-05T14:16:00Z">
        <w:r w:rsidR="00CE490E">
          <w:rPr>
            <w:b/>
            <w:bCs/>
            <w:sz w:val="22"/>
            <w:szCs w:val="22"/>
          </w:rPr>
          <w:t xml:space="preserve">. </w:t>
        </w:r>
      </w:ins>
      <w:del w:id="434" w:author="Westphal, Michael F" w:date="2017-10-05T14:16:00Z">
        <w:r w:rsidR="00035BFF" w:rsidDel="00CE490E">
          <w:rPr>
            <w:b/>
            <w:bCs/>
            <w:sz w:val="22"/>
            <w:szCs w:val="22"/>
          </w:rPr>
          <w:delText>]</w:delText>
        </w:r>
      </w:del>
    </w:p>
    <w:p w14:paraId="515B7524" w14:textId="2E4906B5" w:rsidR="00736E7E" w:rsidRDefault="00035BFF" w:rsidP="005B46DE">
      <w:pPr>
        <w:pStyle w:val="Body"/>
        <w:spacing w:line="480" w:lineRule="auto"/>
        <w:ind w:firstLine="720"/>
        <w:rPr>
          <w:sz w:val="22"/>
          <w:szCs w:val="22"/>
        </w:rPr>
        <w:pPrChange w:id="435" w:author="Westphal, Michael F" w:date="2017-10-05T14:54:00Z">
          <w:pPr>
            <w:pStyle w:val="Body"/>
            <w:spacing w:line="480" w:lineRule="auto"/>
          </w:pPr>
        </w:pPrChange>
      </w:pPr>
      <w:r>
        <w:rPr>
          <w:sz w:val="22"/>
          <w:szCs w:val="22"/>
        </w:rPr>
        <w:t xml:space="preserve">The frequency of lizard observation differed significantly between </w:t>
      </w:r>
      <w:proofErr w:type="spellStart"/>
      <w:r>
        <w:rPr>
          <w:sz w:val="22"/>
          <w:szCs w:val="22"/>
        </w:rPr>
        <w:t>mesohabitat</w:t>
      </w:r>
      <w:proofErr w:type="spellEnd"/>
      <w:r>
        <w:rPr>
          <w:sz w:val="22"/>
          <w:szCs w:val="22"/>
        </w:rPr>
        <w:t xml:space="preserve"> types (Table 1, p &lt; 0.01). Lizards were observed more frequently at open </w:t>
      </w:r>
      <w:proofErr w:type="spellStart"/>
      <w:r>
        <w:rPr>
          <w:sz w:val="22"/>
          <w:szCs w:val="22"/>
        </w:rPr>
        <w:t>mesohabitat</w:t>
      </w:r>
      <w:proofErr w:type="spellEnd"/>
      <w:r>
        <w:rPr>
          <w:sz w:val="22"/>
          <w:szCs w:val="22"/>
        </w:rPr>
        <w:t xml:space="preserve"> (73.7 % of observations) than at shrub </w:t>
      </w:r>
      <w:proofErr w:type="spellStart"/>
      <w:r>
        <w:rPr>
          <w:sz w:val="22"/>
          <w:szCs w:val="22"/>
        </w:rPr>
        <w:t>mesohabitat</w:t>
      </w:r>
      <w:proofErr w:type="spellEnd"/>
      <w:r>
        <w:rPr>
          <w:sz w:val="22"/>
          <w:szCs w:val="22"/>
        </w:rPr>
        <w:t xml:space="preserve"> (26.3%). Frequency of observation between different times of day was also significantly different for </w:t>
      </w:r>
      <w:proofErr w:type="spellStart"/>
      <w:r>
        <w:rPr>
          <w:sz w:val="22"/>
          <w:szCs w:val="22"/>
        </w:rPr>
        <w:t>mesohabitat</w:t>
      </w:r>
      <w:proofErr w:type="spellEnd"/>
      <w:r>
        <w:rPr>
          <w:sz w:val="22"/>
          <w:szCs w:val="22"/>
        </w:rPr>
        <w:t xml:space="preserve"> (Table 1, p &lt; 0.01). Observations of lizards at open </w:t>
      </w:r>
      <w:proofErr w:type="spellStart"/>
      <w:r>
        <w:rPr>
          <w:sz w:val="22"/>
          <w:szCs w:val="22"/>
        </w:rPr>
        <w:t>mesohabitat</w:t>
      </w:r>
      <w:proofErr w:type="spellEnd"/>
      <w:r>
        <w:rPr>
          <w:sz w:val="22"/>
          <w:szCs w:val="22"/>
        </w:rPr>
        <w:t xml:space="preserve"> did not differ between different times of day, however, observations at shrub </w:t>
      </w:r>
      <w:proofErr w:type="spellStart"/>
      <w:r>
        <w:rPr>
          <w:sz w:val="22"/>
          <w:szCs w:val="22"/>
        </w:rPr>
        <w:t>mesohabitat</w:t>
      </w:r>
      <w:proofErr w:type="spellEnd"/>
      <w:r>
        <w:rPr>
          <w:sz w:val="22"/>
          <w:szCs w:val="22"/>
        </w:rPr>
        <w:t xml:space="preserve"> did differ </w:t>
      </w:r>
      <w:r>
        <w:rPr>
          <w:sz w:val="22"/>
          <w:szCs w:val="22"/>
        </w:rPr>
        <w:lastRenderedPageBreak/>
        <w:t>significantly between morning and afternoon</w:t>
      </w:r>
      <w:del w:id="436" w:author="Westphal, Michael F" w:date="2017-10-05T14:16:00Z">
        <w:r w:rsidDel="00CE490E">
          <w:rPr>
            <w:sz w:val="22"/>
            <w:szCs w:val="22"/>
          </w:rPr>
          <w:delText xml:space="preserve"> [</w:delText>
        </w:r>
        <w:r w:rsidDel="00CE490E">
          <w:rPr>
            <w:b/>
            <w:bCs/>
            <w:sz w:val="22"/>
            <w:szCs w:val="22"/>
          </w:rPr>
          <w:delText>DON'T GET THIS, EXPLAIN BETTER</w:delText>
        </w:r>
        <w:r w:rsidDel="00CE490E">
          <w:rPr>
            <w:sz w:val="22"/>
            <w:szCs w:val="22"/>
          </w:rPr>
          <w:delText>]</w:delText>
        </w:r>
      </w:del>
      <w:r>
        <w:rPr>
          <w:sz w:val="22"/>
          <w:szCs w:val="22"/>
        </w:rPr>
        <w:t xml:space="preserve">. Lizards were found more frequently at shrubs in the afternoon than in the morning (Table 1, p = 0.0252). Fine-scale observation patterns at the microhabitat scale were similar to the patterns at the </w:t>
      </w:r>
      <w:proofErr w:type="spellStart"/>
      <w:r>
        <w:rPr>
          <w:sz w:val="22"/>
          <w:szCs w:val="22"/>
        </w:rPr>
        <w:t>mesohabitat</w:t>
      </w:r>
      <w:proofErr w:type="spellEnd"/>
      <w:r>
        <w:rPr>
          <w:sz w:val="22"/>
          <w:szCs w:val="22"/>
        </w:rPr>
        <w:t xml:space="preserve"> scale. The frequency of observations differed significantly between microhabitat types (Table 2, p &lt; 0.0001), with lizards found at burrow microhabitat significantly more than any other type (58.4% of observations, Table 2, p &lt; 0.0001).  The frequency of observations at shrub microhabitat was also significantly greater than any other microhabitat types besides burrows (15.9% of observations, Table 2, p &lt; 0.0001). Lizards were observed at </w:t>
      </w:r>
      <w:del w:id="437" w:author="Westphal, Michael F" w:date="2017-10-05T14:43:00Z">
        <w:r w:rsidDel="0058734D">
          <w:rPr>
            <w:sz w:val="22"/>
            <w:szCs w:val="22"/>
          </w:rPr>
          <w:delText xml:space="preserve">shrubs </w:delText>
        </w:r>
      </w:del>
      <w:ins w:id="438" w:author="Westphal, Michael F" w:date="2017-10-05T14:43:00Z">
        <w:r w:rsidR="0058734D">
          <w:rPr>
            <w:sz w:val="22"/>
            <w:szCs w:val="22"/>
          </w:rPr>
          <w:t>shrub</w:t>
        </w:r>
        <w:r w:rsidR="0058734D">
          <w:rPr>
            <w:sz w:val="22"/>
            <w:szCs w:val="22"/>
          </w:rPr>
          <w:t xml:space="preserve"> microhabitat</w:t>
        </w:r>
        <w:r w:rsidR="0058734D">
          <w:rPr>
            <w:sz w:val="22"/>
            <w:szCs w:val="22"/>
          </w:rPr>
          <w:t xml:space="preserve"> </w:t>
        </w:r>
      </w:ins>
      <w:r>
        <w:rPr>
          <w:sz w:val="22"/>
          <w:szCs w:val="22"/>
        </w:rPr>
        <w:t xml:space="preserve">more frequently than </w:t>
      </w:r>
      <w:ins w:id="439" w:author="Westphal, Michael F" w:date="2017-09-28T19:36:00Z">
        <w:r w:rsidR="00CF26C8">
          <w:rPr>
            <w:sz w:val="22"/>
            <w:szCs w:val="22"/>
          </w:rPr>
          <w:t xml:space="preserve">in </w:t>
        </w:r>
      </w:ins>
      <w:r>
        <w:rPr>
          <w:sz w:val="22"/>
          <w:szCs w:val="22"/>
        </w:rPr>
        <w:t>annuals, bare patches, washes, and roads. Observation frequency also differed significantly between different times for microhabitat (Table 2, p &lt; 0.0001). Lizard observations at shrub microhabitat differed between morning and afternoon, with more shrub observations occurring in the afternoon (Table S2, p = 0.0003</w:t>
      </w:r>
      <w:bookmarkStart w:id="440" w:name="_GoBack"/>
      <w:bookmarkEnd w:id="440"/>
      <w:r>
        <w:rPr>
          <w:sz w:val="22"/>
          <w:szCs w:val="22"/>
        </w:rPr>
        <w:t>).</w:t>
      </w:r>
      <w:ins w:id="441" w:author="Westphal, Michael F" w:date="2017-10-05T15:04:00Z">
        <w:r w:rsidR="0017283A">
          <w:rPr>
            <w:sz w:val="22"/>
            <w:szCs w:val="22"/>
          </w:rPr>
          <w:t xml:space="preserve">  Night </w:t>
        </w:r>
        <w:proofErr w:type="spellStart"/>
        <w:r w:rsidR="0017283A">
          <w:rPr>
            <w:sz w:val="22"/>
            <w:szCs w:val="22"/>
          </w:rPr>
          <w:t>refugia</w:t>
        </w:r>
        <w:proofErr w:type="spellEnd"/>
        <w:r w:rsidR="0017283A">
          <w:rPr>
            <w:sz w:val="22"/>
            <w:szCs w:val="22"/>
          </w:rPr>
          <w:t xml:space="preserve"> accounted for about 12% of the total number of observations of lizards at shrubs.</w:t>
        </w:r>
      </w:ins>
      <w:del w:id="442" w:author="Westphal, Michael F" w:date="2017-07-30T15:08:00Z">
        <w:r w:rsidDel="00E85C31">
          <w:rPr>
            <w:sz w:val="22"/>
            <w:szCs w:val="22"/>
          </w:rPr>
          <w:delText>[</w:delText>
        </w:r>
        <w:r w:rsidDel="00E85C31">
          <w:rPr>
            <w:b/>
            <w:bCs/>
            <w:sz w:val="22"/>
            <w:szCs w:val="22"/>
          </w:rPr>
          <w:delText>DIDN'T WE ALREADY SAY THAT</w:delText>
        </w:r>
        <w:r w:rsidDel="00E85C31">
          <w:rPr>
            <w:sz w:val="22"/>
            <w:szCs w:val="22"/>
          </w:rPr>
          <w:delText>]</w:delText>
        </w:r>
      </w:del>
    </w:p>
    <w:p w14:paraId="76A92D6C" w14:textId="33F1069E" w:rsidR="00CE490E" w:rsidRDefault="00035BFF" w:rsidP="005B46DE">
      <w:pPr>
        <w:pStyle w:val="Body"/>
        <w:spacing w:line="480" w:lineRule="auto"/>
        <w:ind w:firstLine="720"/>
        <w:rPr>
          <w:ins w:id="443" w:author="Westphal, Michael F" w:date="2017-10-05T14:56:00Z"/>
          <w:sz w:val="22"/>
          <w:szCs w:val="22"/>
        </w:rPr>
        <w:pPrChange w:id="444" w:author="Westphal, Michael F" w:date="2017-10-05T14:54:00Z">
          <w:pPr>
            <w:pStyle w:val="Body"/>
            <w:spacing w:line="480" w:lineRule="auto"/>
          </w:pPr>
        </w:pPrChange>
      </w:pPr>
      <w:r>
        <w:rPr>
          <w:sz w:val="22"/>
          <w:szCs w:val="22"/>
        </w:rPr>
        <w:t xml:space="preserve">Behavior observations differed significantly between habitat types (Table 3, p &lt; 0.0001). Lizards were observed cooling or </w:t>
      </w:r>
      <w:proofErr w:type="spellStart"/>
      <w:r>
        <w:rPr>
          <w:sz w:val="22"/>
          <w:szCs w:val="22"/>
        </w:rPr>
        <w:t>thermoregulating</w:t>
      </w:r>
      <w:proofErr w:type="spellEnd"/>
      <w:r>
        <w:rPr>
          <w:sz w:val="22"/>
          <w:szCs w:val="22"/>
        </w:rPr>
        <w:t xml:space="preserve"> under shrubs significantly more than other habitat types (Table 3, p &lt;0.0001). Lizards were also observed avoiding predators under shrubs more frequently than other habitat types (Table 3, p &lt; 0.0001). The predators lizards were observed avoiding in this study were all aerial predators (either ravens or raptor species). Other types of behavior such as running, hunting, or active observation by lizards did not differ significantly between habitat types. Observed behavior also differed significantly between different times of day with some behaviors being observed more frequently at certain times of day (Table 3, p &lt; 0.001)</w:t>
      </w:r>
      <w:del w:id="445" w:author="Westphal, Michael F" w:date="2017-07-30T15:10:00Z">
        <w:r w:rsidDel="00E85C31">
          <w:rPr>
            <w:sz w:val="22"/>
            <w:szCs w:val="22"/>
          </w:rPr>
          <w:delText xml:space="preserve"> [</w:delText>
        </w:r>
        <w:r w:rsidDel="00E85C31">
          <w:rPr>
            <w:b/>
            <w:bCs/>
            <w:sz w:val="22"/>
            <w:szCs w:val="22"/>
          </w:rPr>
          <w:delText>CLUMSY SENTENCE</w:delText>
        </w:r>
        <w:r w:rsidDel="00E85C31">
          <w:rPr>
            <w:sz w:val="22"/>
            <w:szCs w:val="22"/>
          </w:rPr>
          <w:delText>]</w:delText>
        </w:r>
      </w:del>
      <w:ins w:id="446" w:author="Westphal, Michael F" w:date="2017-10-05T14:43:00Z">
        <w:r w:rsidR="0058734D">
          <w:rPr>
            <w:sz w:val="22"/>
            <w:szCs w:val="22"/>
          </w:rPr>
          <w:t xml:space="preserve"> e.g. l</w:t>
        </w:r>
      </w:ins>
      <w:del w:id="447" w:author="Westphal, Michael F" w:date="2017-10-05T14:43:00Z">
        <w:r w:rsidDel="0058734D">
          <w:rPr>
            <w:sz w:val="22"/>
            <w:szCs w:val="22"/>
          </w:rPr>
          <w:delText>. L</w:delText>
        </w:r>
      </w:del>
      <w:r>
        <w:rPr>
          <w:sz w:val="22"/>
          <w:szCs w:val="22"/>
        </w:rPr>
        <w:t xml:space="preserve">izards were more frequently observed sunning in the morning in both </w:t>
      </w:r>
      <w:proofErr w:type="spellStart"/>
      <w:r>
        <w:rPr>
          <w:sz w:val="22"/>
          <w:szCs w:val="22"/>
        </w:rPr>
        <w:t>mesohabitat</w:t>
      </w:r>
      <w:proofErr w:type="spellEnd"/>
      <w:r>
        <w:rPr>
          <w:sz w:val="22"/>
          <w:szCs w:val="22"/>
        </w:rPr>
        <w:t xml:space="preserve"> types compared to the afternoon (Table 3, p &lt; 0.</w:t>
      </w:r>
      <w:commentRangeStart w:id="448"/>
      <w:commentRangeStart w:id="449"/>
      <w:r>
        <w:rPr>
          <w:sz w:val="22"/>
          <w:szCs w:val="22"/>
        </w:rPr>
        <w:t>001</w:t>
      </w:r>
      <w:commentRangeEnd w:id="448"/>
      <w:r w:rsidR="00CE490E">
        <w:rPr>
          <w:rStyle w:val="CommentReference"/>
          <w:rFonts w:cs="Times New Roman"/>
          <w:color w:val="auto"/>
        </w:rPr>
        <w:commentReference w:id="448"/>
      </w:r>
      <w:commentRangeEnd w:id="449"/>
      <w:r w:rsidR="0058734D">
        <w:rPr>
          <w:rStyle w:val="CommentReference"/>
          <w:rFonts w:cs="Times New Roman"/>
          <w:color w:val="auto"/>
        </w:rPr>
        <w:commentReference w:id="449"/>
      </w:r>
      <w:r>
        <w:rPr>
          <w:sz w:val="22"/>
          <w:szCs w:val="22"/>
        </w:rPr>
        <w:t xml:space="preserve">). </w:t>
      </w:r>
    </w:p>
    <w:p w14:paraId="4097B0AB" w14:textId="77777777" w:rsidR="002E5613" w:rsidRDefault="002E5613" w:rsidP="002E5613">
      <w:pPr>
        <w:pStyle w:val="Body"/>
        <w:spacing w:line="480" w:lineRule="auto"/>
        <w:rPr>
          <w:ins w:id="450" w:author="Westphal, Michael F" w:date="2017-10-05T14:56:00Z"/>
          <w:sz w:val="22"/>
          <w:szCs w:val="22"/>
        </w:rPr>
        <w:pPrChange w:id="451" w:author="Westphal, Michael F" w:date="2017-10-05T14:56:00Z">
          <w:pPr>
            <w:pStyle w:val="Body"/>
            <w:spacing w:line="480" w:lineRule="auto"/>
          </w:pPr>
        </w:pPrChange>
      </w:pPr>
    </w:p>
    <w:p w14:paraId="4197D798" w14:textId="77777777" w:rsidR="002E5613" w:rsidRDefault="002E5613" w:rsidP="005B46DE">
      <w:pPr>
        <w:pStyle w:val="Body"/>
        <w:spacing w:line="480" w:lineRule="auto"/>
        <w:ind w:firstLine="720"/>
        <w:rPr>
          <w:ins w:id="452" w:author="Westphal, Michael F" w:date="2017-10-05T14:43:00Z"/>
          <w:sz w:val="22"/>
          <w:szCs w:val="22"/>
        </w:rPr>
        <w:pPrChange w:id="453" w:author="Westphal, Michael F" w:date="2017-10-05T14:54:00Z">
          <w:pPr>
            <w:pStyle w:val="Body"/>
            <w:spacing w:line="480" w:lineRule="auto"/>
          </w:pPr>
        </w:pPrChange>
      </w:pPr>
    </w:p>
    <w:p w14:paraId="23C8AD49" w14:textId="77777777" w:rsidR="0058734D" w:rsidRDefault="0058734D" w:rsidP="005B46DE">
      <w:pPr>
        <w:pStyle w:val="Body"/>
        <w:spacing w:line="480" w:lineRule="auto"/>
        <w:ind w:firstLine="720"/>
        <w:rPr>
          <w:ins w:id="454" w:author="Westphal, Michael F" w:date="2017-10-05T14:17:00Z"/>
          <w:sz w:val="22"/>
          <w:szCs w:val="22"/>
        </w:rPr>
        <w:pPrChange w:id="455" w:author="Westphal, Michael F" w:date="2017-10-05T14:54:00Z">
          <w:pPr>
            <w:pStyle w:val="Body"/>
            <w:spacing w:line="480" w:lineRule="auto"/>
          </w:pPr>
        </w:pPrChange>
      </w:pPr>
    </w:p>
    <w:p w14:paraId="22434ABD" w14:textId="77777777" w:rsidR="00CE490E" w:rsidRDefault="00CE490E" w:rsidP="005B46DE">
      <w:pPr>
        <w:pStyle w:val="Body"/>
        <w:spacing w:line="480" w:lineRule="auto"/>
        <w:ind w:firstLine="720"/>
        <w:rPr>
          <w:ins w:id="456" w:author="Westphal, Michael F" w:date="2017-07-30T15:09:00Z"/>
          <w:sz w:val="22"/>
          <w:szCs w:val="22"/>
        </w:rPr>
        <w:pPrChange w:id="457" w:author="Westphal, Michael F" w:date="2017-10-05T14:54:00Z">
          <w:pPr>
            <w:pStyle w:val="Body"/>
            <w:spacing w:line="480" w:lineRule="auto"/>
          </w:pPr>
        </w:pPrChange>
      </w:pPr>
    </w:p>
    <w:p w14:paraId="0B05B76C" w14:textId="1B688582" w:rsidR="00E85C31" w:rsidDel="00CE490E" w:rsidRDefault="00E85C31" w:rsidP="005B46DE">
      <w:pPr>
        <w:pStyle w:val="Body"/>
        <w:spacing w:line="480" w:lineRule="auto"/>
        <w:rPr>
          <w:del w:id="458" w:author="Westphal, Michael F" w:date="2017-10-05T14:17:00Z"/>
          <w:sz w:val="22"/>
          <w:szCs w:val="22"/>
        </w:rPr>
        <w:pPrChange w:id="459" w:author="Westphal, Michael F" w:date="2017-10-05T14:54:00Z">
          <w:pPr>
            <w:pStyle w:val="Body"/>
            <w:spacing w:line="480" w:lineRule="auto"/>
          </w:pPr>
        </w:pPrChange>
      </w:pPr>
    </w:p>
    <w:p w14:paraId="755A728A" w14:textId="77777777" w:rsidR="00736E7E" w:rsidDel="00CE490E" w:rsidRDefault="00736E7E" w:rsidP="005B46DE">
      <w:pPr>
        <w:pStyle w:val="Body"/>
        <w:spacing w:line="480" w:lineRule="auto"/>
        <w:rPr>
          <w:del w:id="460" w:author="Westphal, Michael F" w:date="2017-10-05T14:17:00Z"/>
          <w:sz w:val="22"/>
          <w:szCs w:val="22"/>
        </w:rPr>
        <w:pPrChange w:id="461" w:author="Westphal, Michael F" w:date="2017-10-05T14:54:00Z">
          <w:pPr>
            <w:pStyle w:val="Body"/>
          </w:pPr>
        </w:pPrChange>
      </w:pPr>
    </w:p>
    <w:p w14:paraId="29E8FCD7" w14:textId="77777777" w:rsidR="00736E7E" w:rsidDel="00CE490E" w:rsidRDefault="00736E7E" w:rsidP="005B46DE">
      <w:pPr>
        <w:pStyle w:val="Body"/>
        <w:spacing w:line="480" w:lineRule="auto"/>
        <w:rPr>
          <w:del w:id="462" w:author="Westphal, Michael F" w:date="2017-10-05T14:17:00Z"/>
          <w:sz w:val="22"/>
          <w:szCs w:val="22"/>
        </w:rPr>
        <w:pPrChange w:id="463" w:author="Westphal, Michael F" w:date="2017-10-05T14:54:00Z">
          <w:pPr>
            <w:pStyle w:val="Body"/>
            <w:spacing w:line="480" w:lineRule="auto"/>
          </w:pPr>
        </w:pPrChange>
      </w:pPr>
    </w:p>
    <w:p w14:paraId="6A387C60" w14:textId="77777777" w:rsidR="00736E7E" w:rsidDel="00CE490E" w:rsidRDefault="00736E7E" w:rsidP="005B46DE">
      <w:pPr>
        <w:pStyle w:val="Body"/>
        <w:spacing w:line="480" w:lineRule="auto"/>
        <w:rPr>
          <w:del w:id="464" w:author="Westphal, Michael F" w:date="2017-10-05T14:17:00Z"/>
          <w:sz w:val="22"/>
          <w:szCs w:val="22"/>
        </w:rPr>
        <w:pPrChange w:id="465" w:author="Westphal, Michael F" w:date="2017-10-05T14:54:00Z">
          <w:pPr>
            <w:pStyle w:val="Body"/>
            <w:spacing w:line="480" w:lineRule="auto"/>
          </w:pPr>
        </w:pPrChange>
      </w:pPr>
    </w:p>
    <w:p w14:paraId="14085887" w14:textId="77777777" w:rsidR="00736E7E" w:rsidDel="00CE490E" w:rsidRDefault="00736E7E" w:rsidP="005B46DE">
      <w:pPr>
        <w:pStyle w:val="Body"/>
        <w:spacing w:line="480" w:lineRule="auto"/>
        <w:rPr>
          <w:del w:id="466" w:author="Westphal, Michael F" w:date="2017-10-05T14:17:00Z"/>
          <w:sz w:val="22"/>
          <w:szCs w:val="22"/>
        </w:rPr>
        <w:pPrChange w:id="467" w:author="Westphal, Michael F" w:date="2017-10-05T14:54:00Z">
          <w:pPr>
            <w:pStyle w:val="Body"/>
            <w:spacing w:line="480" w:lineRule="auto"/>
          </w:pPr>
        </w:pPrChange>
      </w:pPr>
    </w:p>
    <w:p w14:paraId="1F38EADE" w14:textId="77777777" w:rsidR="00736E7E" w:rsidDel="00CE490E" w:rsidRDefault="00736E7E" w:rsidP="005B46DE">
      <w:pPr>
        <w:pStyle w:val="Body"/>
        <w:spacing w:line="480" w:lineRule="auto"/>
        <w:rPr>
          <w:del w:id="468" w:author="Westphal, Michael F" w:date="2017-10-05T14:17:00Z"/>
          <w:sz w:val="22"/>
          <w:szCs w:val="22"/>
        </w:rPr>
        <w:pPrChange w:id="469" w:author="Westphal, Michael F" w:date="2017-10-05T14:54:00Z">
          <w:pPr>
            <w:pStyle w:val="Body"/>
            <w:spacing w:line="480" w:lineRule="auto"/>
          </w:pPr>
        </w:pPrChange>
      </w:pPr>
    </w:p>
    <w:p w14:paraId="6597067C" w14:textId="77777777" w:rsidR="00736E7E" w:rsidDel="00CE490E" w:rsidRDefault="00736E7E" w:rsidP="005B46DE">
      <w:pPr>
        <w:pStyle w:val="Body"/>
        <w:spacing w:after="160" w:line="480" w:lineRule="auto"/>
        <w:rPr>
          <w:del w:id="470" w:author="Westphal, Michael F" w:date="2017-10-05T14:17:00Z"/>
          <w:b/>
          <w:bCs/>
          <w:sz w:val="22"/>
          <w:szCs w:val="22"/>
        </w:rPr>
        <w:pPrChange w:id="471" w:author="Westphal, Michael F" w:date="2017-10-05T14:54:00Z">
          <w:pPr>
            <w:pStyle w:val="Body"/>
            <w:spacing w:after="160" w:line="259" w:lineRule="auto"/>
          </w:pPr>
        </w:pPrChange>
      </w:pPr>
    </w:p>
    <w:p w14:paraId="6DE0B9F5" w14:textId="77777777" w:rsidR="00736E7E" w:rsidDel="00CE490E" w:rsidRDefault="00736E7E" w:rsidP="005B46DE">
      <w:pPr>
        <w:pStyle w:val="Body"/>
        <w:spacing w:after="160" w:line="480" w:lineRule="auto"/>
        <w:rPr>
          <w:del w:id="472" w:author="Westphal, Michael F" w:date="2017-10-05T14:17:00Z"/>
          <w:b/>
          <w:bCs/>
          <w:sz w:val="22"/>
          <w:szCs w:val="22"/>
        </w:rPr>
        <w:pPrChange w:id="473" w:author="Westphal, Michael F" w:date="2017-10-05T14:54:00Z">
          <w:pPr>
            <w:pStyle w:val="Body"/>
            <w:spacing w:after="160" w:line="259" w:lineRule="auto"/>
          </w:pPr>
        </w:pPrChange>
      </w:pPr>
    </w:p>
    <w:p w14:paraId="614ACFF5" w14:textId="77777777" w:rsidR="00736E7E" w:rsidDel="00CE490E" w:rsidRDefault="00736E7E" w:rsidP="005B46DE">
      <w:pPr>
        <w:pStyle w:val="Body"/>
        <w:spacing w:after="160" w:line="480" w:lineRule="auto"/>
        <w:rPr>
          <w:del w:id="474" w:author="Westphal, Michael F" w:date="2017-10-05T14:17:00Z"/>
          <w:b/>
          <w:bCs/>
          <w:sz w:val="22"/>
          <w:szCs w:val="22"/>
        </w:rPr>
        <w:pPrChange w:id="475" w:author="Westphal, Michael F" w:date="2017-10-05T14:54:00Z">
          <w:pPr>
            <w:pStyle w:val="Body"/>
            <w:spacing w:after="160" w:line="259" w:lineRule="auto"/>
          </w:pPr>
        </w:pPrChange>
      </w:pPr>
    </w:p>
    <w:p w14:paraId="0E18CFD6" w14:textId="77777777" w:rsidR="00736E7E" w:rsidRDefault="00035BFF" w:rsidP="005B46DE">
      <w:pPr>
        <w:pStyle w:val="Body"/>
        <w:spacing w:after="160" w:line="480" w:lineRule="auto"/>
        <w:rPr>
          <w:sz w:val="22"/>
          <w:szCs w:val="22"/>
        </w:rPr>
        <w:pPrChange w:id="476" w:author="Westphal, Michael F" w:date="2017-10-05T14:54:00Z">
          <w:pPr>
            <w:pStyle w:val="Body"/>
            <w:spacing w:after="160" w:line="259" w:lineRule="auto"/>
          </w:pPr>
        </w:pPrChange>
      </w:pPr>
      <w:r>
        <w:rPr>
          <w:b/>
          <w:bCs/>
          <w:sz w:val="22"/>
          <w:szCs w:val="22"/>
        </w:rPr>
        <w:t xml:space="preserve">Discussion </w:t>
      </w:r>
    </w:p>
    <w:p w14:paraId="68E9F272" w14:textId="307ED5FB" w:rsidR="00736E7E" w:rsidDel="00CE490E" w:rsidRDefault="00035BFF" w:rsidP="005B46DE">
      <w:pPr>
        <w:pStyle w:val="Body"/>
        <w:spacing w:line="480" w:lineRule="auto"/>
        <w:ind w:firstLine="720"/>
        <w:rPr>
          <w:del w:id="477" w:author="Westphal, Michael F" w:date="2017-10-05T14:21:00Z"/>
          <w:sz w:val="22"/>
          <w:szCs w:val="22"/>
        </w:rPr>
        <w:pPrChange w:id="478" w:author="Westphal, Michael F" w:date="2017-10-05T14:54:00Z">
          <w:pPr>
            <w:pStyle w:val="Body"/>
            <w:spacing w:line="480" w:lineRule="auto"/>
          </w:pPr>
        </w:pPrChange>
      </w:pPr>
      <w:r>
        <w:rPr>
          <w:sz w:val="22"/>
          <w:szCs w:val="22"/>
        </w:rPr>
        <w:t xml:space="preserve">Shrubs are </w:t>
      </w:r>
      <w:ins w:id="479" w:author="Westphal, Michael F" w:date="2017-07-30T15:09:00Z">
        <w:r w:rsidR="00E85C31">
          <w:rPr>
            <w:sz w:val="22"/>
            <w:szCs w:val="22"/>
          </w:rPr>
          <w:t xml:space="preserve">known to be </w:t>
        </w:r>
      </w:ins>
      <w:r>
        <w:rPr>
          <w:sz w:val="22"/>
          <w:szCs w:val="22"/>
        </w:rPr>
        <w:t xml:space="preserve">a foundation species in many ecosystems because of the facilitative benefits, such as shelter, refuge, and food resources, they provide to both plant and animal species </w:t>
      </w:r>
      <w:del w:id="480" w:author="Westphal, Michael F" w:date="2017-10-05T14:18:00Z">
        <w:r w:rsidDel="00CE490E">
          <w:rPr>
            <w:sz w:val="22"/>
            <w:szCs w:val="22"/>
          </w:rPr>
          <w:delText>(</w:delText>
        </w:r>
        <w:r w:rsidDel="00CE490E">
          <w:rPr>
            <w:b/>
            <w:bCs/>
            <w:sz w:val="22"/>
            <w:szCs w:val="22"/>
          </w:rPr>
          <w:delText>[MORE CITATIONS]</w:delText>
        </w:r>
      </w:del>
      <w:ins w:id="481" w:author="Westphal, Michael F" w:date="2017-10-05T14:18:00Z">
        <w:r w:rsidR="00CE490E">
          <w:rPr>
            <w:b/>
            <w:bCs/>
            <w:sz w:val="22"/>
            <w:szCs w:val="22"/>
          </w:rPr>
          <w:t>(</w:t>
        </w:r>
      </w:ins>
      <w:commentRangeStart w:id="482"/>
      <w:proofErr w:type="spellStart"/>
      <w:r>
        <w:rPr>
          <w:sz w:val="22"/>
          <w:szCs w:val="22"/>
        </w:rPr>
        <w:t>Filazzola</w:t>
      </w:r>
      <w:commentRangeEnd w:id="482"/>
      <w:proofErr w:type="spellEnd"/>
      <w:r w:rsidR="00CE490E">
        <w:rPr>
          <w:rStyle w:val="CommentReference"/>
          <w:rFonts w:cs="Times New Roman"/>
          <w:color w:val="auto"/>
        </w:rPr>
        <w:commentReference w:id="482"/>
      </w:r>
      <w:r>
        <w:rPr>
          <w:sz w:val="22"/>
          <w:szCs w:val="22"/>
        </w:rPr>
        <w:t xml:space="preserve"> et al. 2014, </w:t>
      </w:r>
      <w:proofErr w:type="spellStart"/>
      <w:r>
        <w:rPr>
          <w:sz w:val="22"/>
          <w:szCs w:val="22"/>
        </w:rPr>
        <w:t>Lortie</w:t>
      </w:r>
      <w:proofErr w:type="spellEnd"/>
      <w:r>
        <w:rPr>
          <w:sz w:val="22"/>
          <w:szCs w:val="22"/>
        </w:rPr>
        <w:t xml:space="preserve"> et al. 2015).  </w:t>
      </w:r>
      <w:del w:id="483" w:author="Westphal, Michael F" w:date="2017-07-30T15:12:00Z">
        <w:r w:rsidDel="000563A9">
          <w:rPr>
            <w:sz w:val="22"/>
            <w:szCs w:val="22"/>
          </w:rPr>
          <w:delText>Although shrubs were not the habitat that was used most frequently by lizards</w:delText>
        </w:r>
        <w:r w:rsidDel="000563A9">
          <w:rPr>
            <w:b/>
            <w:bCs/>
            <w:sz w:val="22"/>
            <w:szCs w:val="22"/>
          </w:rPr>
          <w:delText xml:space="preserve"> [NO NO NO]</w:delText>
        </w:r>
        <w:r w:rsidDel="000563A9">
          <w:rPr>
            <w:sz w:val="22"/>
            <w:szCs w:val="22"/>
          </w:rPr>
          <w:delText xml:space="preserve">, </w:delText>
        </w:r>
      </w:del>
      <w:ins w:id="484" w:author="Westphal, Michael F" w:date="2017-10-05T14:45:00Z">
        <w:r w:rsidR="0058734D">
          <w:rPr>
            <w:sz w:val="22"/>
            <w:szCs w:val="22"/>
          </w:rPr>
          <w:t>T</w:t>
        </w:r>
      </w:ins>
      <w:del w:id="485" w:author="Westphal, Michael F" w:date="2017-10-05T14:45:00Z">
        <w:r w:rsidDel="0058734D">
          <w:rPr>
            <w:sz w:val="22"/>
            <w:szCs w:val="22"/>
          </w:rPr>
          <w:delText>t</w:delText>
        </w:r>
      </w:del>
      <w:r>
        <w:rPr>
          <w:sz w:val="22"/>
          <w:szCs w:val="22"/>
        </w:rPr>
        <w:t xml:space="preserve">he timing of increased observations at shrubs in the afternoon and the types of behaviors that were observed significantly more at shrubs suggest that </w:t>
      </w:r>
      <w:del w:id="486" w:author="Westphal, Michael F" w:date="2017-10-05T14:45:00Z">
        <w:r w:rsidDel="0058734D">
          <w:rPr>
            <w:sz w:val="22"/>
            <w:szCs w:val="22"/>
          </w:rPr>
          <w:delText xml:space="preserve">that </w:delText>
        </w:r>
      </w:del>
      <w:r>
        <w:rPr>
          <w:sz w:val="22"/>
          <w:szCs w:val="22"/>
        </w:rPr>
        <w:t xml:space="preserve">shrubs </w:t>
      </w:r>
      <w:del w:id="487" w:author="Westphal, Michael F" w:date="2017-07-30T15:12:00Z">
        <w:r w:rsidDel="000563A9">
          <w:rPr>
            <w:sz w:val="22"/>
            <w:szCs w:val="22"/>
          </w:rPr>
          <w:delText xml:space="preserve">do </w:delText>
        </w:r>
      </w:del>
      <w:r>
        <w:rPr>
          <w:sz w:val="22"/>
          <w:szCs w:val="22"/>
        </w:rPr>
        <w:t xml:space="preserve">facilitate </w:t>
      </w:r>
      <w:commentRangeStart w:id="488"/>
      <w:r w:rsidRPr="00CE490E">
        <w:rPr>
          <w:sz w:val="22"/>
          <w:szCs w:val="22"/>
          <w:rPrChange w:id="489" w:author="Westphal, Michael F" w:date="2017-10-05T14:18:00Z">
            <w:rPr>
              <w:sz w:val="22"/>
              <w:szCs w:val="22"/>
            </w:rPr>
          </w:rPrChange>
        </w:rPr>
        <w:t>lizards</w:t>
      </w:r>
      <w:commentRangeEnd w:id="488"/>
      <w:r w:rsidR="00CE490E" w:rsidRPr="00CE490E">
        <w:rPr>
          <w:rStyle w:val="CommentReference"/>
          <w:rFonts w:cs="Times New Roman"/>
          <w:color w:val="auto"/>
          <w:rPrChange w:id="490" w:author="Westphal, Michael F" w:date="2017-10-05T14:18:00Z">
            <w:rPr>
              <w:rStyle w:val="CommentReference"/>
              <w:rFonts w:cs="Times New Roman"/>
              <w:color w:val="auto"/>
            </w:rPr>
          </w:rPrChange>
        </w:rPr>
        <w:commentReference w:id="488"/>
      </w:r>
      <w:ins w:id="491" w:author="Westphal, Michael F" w:date="2017-10-05T14:18:00Z">
        <w:r w:rsidR="00CE490E" w:rsidRPr="00CE490E">
          <w:rPr>
            <w:sz w:val="22"/>
            <w:szCs w:val="22"/>
            <w:rPrChange w:id="492" w:author="Westphal, Michael F" w:date="2017-10-05T14:18:00Z">
              <w:rPr>
                <w:sz w:val="22"/>
                <w:szCs w:val="22"/>
              </w:rPr>
            </w:rPrChange>
          </w:rPr>
          <w:t>.</w:t>
        </w:r>
      </w:ins>
      <w:r w:rsidRPr="00CE490E">
        <w:rPr>
          <w:sz w:val="22"/>
          <w:szCs w:val="22"/>
          <w:rPrChange w:id="493" w:author="Westphal, Michael F" w:date="2017-10-05T14:18:00Z">
            <w:rPr>
              <w:sz w:val="22"/>
              <w:szCs w:val="22"/>
            </w:rPr>
          </w:rPrChange>
        </w:rPr>
        <w:t xml:space="preserve"> </w:t>
      </w:r>
      <w:del w:id="494" w:author="Westphal, Michael F" w:date="2017-10-05T14:18:00Z">
        <w:r w:rsidRPr="00CE490E" w:rsidDel="00CE490E">
          <w:rPr>
            <w:bCs/>
            <w:sz w:val="22"/>
            <w:szCs w:val="22"/>
            <w:rPrChange w:id="495" w:author="Westphal, Michael F" w:date="2017-10-05T14:18:00Z">
              <w:rPr>
                <w:b/>
                <w:bCs/>
                <w:sz w:val="22"/>
                <w:szCs w:val="22"/>
              </w:rPr>
            </w:rPrChange>
          </w:rPr>
          <w:delText>[JUST SAY WHETHER SHRUB INTERACTION CONFIRMED]</w:delText>
        </w:r>
        <w:r w:rsidRPr="00CE490E" w:rsidDel="00CE490E">
          <w:rPr>
            <w:sz w:val="22"/>
            <w:szCs w:val="22"/>
            <w:rPrChange w:id="496" w:author="Westphal, Michael F" w:date="2017-10-05T14:18:00Z">
              <w:rPr>
                <w:sz w:val="22"/>
                <w:szCs w:val="22"/>
              </w:rPr>
            </w:rPrChange>
          </w:rPr>
          <w:delText xml:space="preserve">. </w:delText>
        </w:r>
      </w:del>
      <w:del w:id="497" w:author="Westphal, Michael F" w:date="2017-07-30T15:13:00Z">
        <w:r w:rsidRPr="00CE490E" w:rsidDel="000563A9">
          <w:rPr>
            <w:sz w:val="22"/>
            <w:szCs w:val="22"/>
            <w:rPrChange w:id="498" w:author="Westphal, Michael F" w:date="2017-10-05T14:18:00Z">
              <w:rPr>
                <w:sz w:val="22"/>
                <w:szCs w:val="22"/>
              </w:rPr>
            </w:rPrChange>
          </w:rPr>
          <w:delText xml:space="preserve">This observation pattern supports the general hypothesis that shrubs provide facilitative benefits for animals in deserts </w:delText>
        </w:r>
      </w:del>
      <w:del w:id="499" w:author="Westphal, Michael F" w:date="2017-10-05T14:18:00Z">
        <w:r w:rsidRPr="00CE490E" w:rsidDel="00CE490E">
          <w:rPr>
            <w:bCs/>
            <w:sz w:val="22"/>
            <w:szCs w:val="22"/>
            <w:rPrChange w:id="500" w:author="Westphal, Michael F" w:date="2017-10-05T14:18:00Z">
              <w:rPr>
                <w:b/>
                <w:bCs/>
                <w:sz w:val="22"/>
                <w:szCs w:val="22"/>
              </w:rPr>
            </w:rPrChange>
          </w:rPr>
          <w:delText>[JUST TAKE THIS SENTENCE OUT]</w:delText>
        </w:r>
        <w:r w:rsidRPr="00CE490E" w:rsidDel="00CE490E">
          <w:rPr>
            <w:sz w:val="22"/>
            <w:szCs w:val="22"/>
            <w:rPrChange w:id="501" w:author="Westphal, Michael F" w:date="2017-10-05T14:18:00Z">
              <w:rPr>
                <w:sz w:val="22"/>
                <w:szCs w:val="22"/>
              </w:rPr>
            </w:rPrChange>
          </w:rPr>
          <w:delText xml:space="preserve">. </w:delText>
        </w:r>
      </w:del>
      <w:del w:id="502" w:author="Westphal, Michael F" w:date="2017-07-30T15:13:00Z">
        <w:r w:rsidRPr="00CE490E" w:rsidDel="000563A9">
          <w:rPr>
            <w:sz w:val="22"/>
            <w:szCs w:val="22"/>
            <w:rPrChange w:id="503" w:author="Westphal, Michael F" w:date="2017-10-05T14:18:00Z">
              <w:rPr>
                <w:sz w:val="22"/>
                <w:szCs w:val="22"/>
              </w:rPr>
            </w:rPrChange>
          </w:rPr>
          <w:delText>Lizards were located more frequently under shrubs in the afternoon compared to the morning. This is likely due to lizards seeking [</w:delText>
        </w:r>
      </w:del>
      <w:r w:rsidRPr="00CE490E">
        <w:rPr>
          <w:bCs/>
          <w:sz w:val="22"/>
          <w:szCs w:val="22"/>
          <w:rPrChange w:id="504" w:author="Westphal, Michael F" w:date="2017-10-05T14:18:00Z">
            <w:rPr>
              <w:b/>
              <w:bCs/>
              <w:sz w:val="22"/>
              <w:szCs w:val="22"/>
            </w:rPr>
          </w:rPrChange>
        </w:rPr>
        <w:t xml:space="preserve">Our behavioral observations suggest that lizards seek </w:t>
      </w:r>
      <w:r w:rsidRPr="00CE490E">
        <w:rPr>
          <w:sz w:val="22"/>
          <w:szCs w:val="22"/>
          <w:rPrChange w:id="505" w:author="Westphal, Michael F" w:date="2017-10-05T14:18:00Z">
            <w:rPr>
              <w:sz w:val="22"/>
              <w:szCs w:val="22"/>
            </w:rPr>
          </w:rPrChange>
        </w:rPr>
        <w:t>out the shade that shrubs provide during the</w:t>
      </w:r>
      <w:r>
        <w:rPr>
          <w:sz w:val="22"/>
          <w:szCs w:val="22"/>
        </w:rPr>
        <w:t xml:space="preserve"> hottest part of the day</w:t>
      </w:r>
      <w:del w:id="506" w:author="Westphal, Michael F" w:date="2017-10-05T14:45:00Z">
        <w:r w:rsidDel="0058734D">
          <w:rPr>
            <w:sz w:val="22"/>
            <w:szCs w:val="22"/>
          </w:rPr>
          <w:delText xml:space="preserve"> for thermoregulation purposes</w:delText>
        </w:r>
      </w:del>
      <w:r>
        <w:rPr>
          <w:sz w:val="22"/>
          <w:szCs w:val="22"/>
        </w:rPr>
        <w:t xml:space="preserve">, supporting the role of shrubs as a </w:t>
      </w:r>
      <w:del w:id="507" w:author="Westphal, Michael F" w:date="2017-10-05T14:45:00Z">
        <w:r w:rsidDel="0058734D">
          <w:rPr>
            <w:sz w:val="22"/>
            <w:szCs w:val="22"/>
          </w:rPr>
          <w:delText xml:space="preserve">source </w:delText>
        </w:r>
      </w:del>
      <w:ins w:id="508" w:author="Westphal, Michael F" w:date="2017-10-05T14:45:00Z">
        <w:r w:rsidR="0058734D">
          <w:rPr>
            <w:sz w:val="22"/>
            <w:szCs w:val="22"/>
          </w:rPr>
          <w:t>site</w:t>
        </w:r>
        <w:r w:rsidR="0058734D">
          <w:rPr>
            <w:sz w:val="22"/>
            <w:szCs w:val="22"/>
          </w:rPr>
          <w:t xml:space="preserve"> </w:t>
        </w:r>
      </w:ins>
      <w:del w:id="509" w:author="Westphal, Michael F" w:date="2017-10-05T14:45:00Z">
        <w:r w:rsidDel="0058734D">
          <w:rPr>
            <w:sz w:val="22"/>
            <w:szCs w:val="22"/>
          </w:rPr>
          <w:delText>of shelter</w:delText>
        </w:r>
      </w:del>
      <w:ins w:id="510" w:author="Westphal, Michael F" w:date="2017-10-05T14:45:00Z">
        <w:r w:rsidR="0058734D">
          <w:rPr>
            <w:sz w:val="22"/>
            <w:szCs w:val="22"/>
          </w:rPr>
          <w:t>for thermoregulation</w:t>
        </w:r>
      </w:ins>
      <w:r>
        <w:rPr>
          <w:sz w:val="22"/>
          <w:szCs w:val="22"/>
        </w:rPr>
        <w:t xml:space="preserve"> (Kerr et al. 2004, </w:t>
      </w:r>
      <w:proofErr w:type="spellStart"/>
      <w:r>
        <w:rPr>
          <w:sz w:val="22"/>
          <w:szCs w:val="22"/>
        </w:rPr>
        <w:t>Pugnaire</w:t>
      </w:r>
      <w:proofErr w:type="spellEnd"/>
      <w:r>
        <w:rPr>
          <w:sz w:val="22"/>
          <w:szCs w:val="22"/>
        </w:rPr>
        <w:t xml:space="preserve"> 2010).  Shrubs are well documented as a source of refuge for many prey animals </w:t>
      </w:r>
      <w:del w:id="511" w:author="Westphal, Michael F" w:date="2017-10-05T14:19:00Z">
        <w:r w:rsidDel="00CE490E">
          <w:rPr>
            <w:sz w:val="22"/>
            <w:szCs w:val="22"/>
          </w:rPr>
          <w:delText>and this likely extends to</w:delText>
        </w:r>
      </w:del>
      <w:ins w:id="512" w:author="Westphal, Michael F" w:date="2017-10-05T14:19:00Z">
        <w:r w:rsidR="00CE490E">
          <w:rPr>
            <w:sz w:val="22"/>
            <w:szCs w:val="22"/>
          </w:rPr>
          <w:t>including</w:t>
        </w:r>
      </w:ins>
      <w:r>
        <w:rPr>
          <w:sz w:val="22"/>
          <w:szCs w:val="22"/>
        </w:rPr>
        <w:t xml:space="preserve"> </w:t>
      </w:r>
      <w:commentRangeStart w:id="513"/>
      <w:r>
        <w:rPr>
          <w:sz w:val="22"/>
          <w:szCs w:val="22"/>
        </w:rPr>
        <w:t>lizards</w:t>
      </w:r>
      <w:commentRangeEnd w:id="513"/>
      <w:r w:rsidR="00CE490E">
        <w:rPr>
          <w:rStyle w:val="CommentReference"/>
          <w:rFonts w:cs="Times New Roman"/>
          <w:color w:val="auto"/>
        </w:rPr>
        <w:commentReference w:id="513"/>
      </w:r>
      <w:r>
        <w:rPr>
          <w:sz w:val="22"/>
          <w:szCs w:val="22"/>
        </w:rPr>
        <w:t xml:space="preserve"> </w:t>
      </w:r>
      <w:commentRangeStart w:id="514"/>
      <w:del w:id="515" w:author="Westphal, Michael F" w:date="2017-10-05T14:19:00Z">
        <w:r w:rsidDel="00CE490E">
          <w:rPr>
            <w:sz w:val="22"/>
            <w:szCs w:val="22"/>
          </w:rPr>
          <w:delText>[</w:delText>
        </w:r>
        <w:r w:rsidDel="00CE490E">
          <w:rPr>
            <w:b/>
            <w:bCs/>
            <w:sz w:val="22"/>
            <w:szCs w:val="22"/>
          </w:rPr>
          <w:delText>WE KNOW THIS -- CITATIONS</w:delText>
        </w:r>
      </w:del>
      <w:commentRangeEnd w:id="514"/>
      <w:r w:rsidR="00CE490E">
        <w:rPr>
          <w:rStyle w:val="CommentReference"/>
          <w:rFonts w:cs="Times New Roman"/>
          <w:color w:val="auto"/>
        </w:rPr>
        <w:commentReference w:id="514"/>
      </w:r>
      <w:del w:id="516" w:author="Westphal, Michael F" w:date="2017-10-05T14:19:00Z">
        <w:r w:rsidDel="00CE490E">
          <w:rPr>
            <w:sz w:val="22"/>
            <w:szCs w:val="22"/>
          </w:rPr>
          <w:delText xml:space="preserve">] </w:delText>
        </w:r>
      </w:del>
      <w:r>
        <w:rPr>
          <w:sz w:val="22"/>
          <w:szCs w:val="22"/>
        </w:rPr>
        <w:t xml:space="preserve">(Anderson et al. 2010, </w:t>
      </w:r>
      <w:proofErr w:type="spellStart"/>
      <w:r>
        <w:rPr>
          <w:sz w:val="22"/>
          <w:szCs w:val="22"/>
        </w:rPr>
        <w:t>Filazzola</w:t>
      </w:r>
      <w:proofErr w:type="spellEnd"/>
      <w:r>
        <w:rPr>
          <w:sz w:val="22"/>
          <w:szCs w:val="22"/>
        </w:rPr>
        <w:t xml:space="preserve"> et al. 2017).  Predator avoidance behaviors</w:t>
      </w:r>
      <w:ins w:id="517" w:author="Westphal, Michael F" w:date="2017-09-28T19:37:00Z">
        <w:r w:rsidR="00CF26C8">
          <w:rPr>
            <w:sz w:val="22"/>
            <w:szCs w:val="22"/>
          </w:rPr>
          <w:t xml:space="preserve"> </w:t>
        </w:r>
      </w:ins>
      <w:del w:id="518" w:author="Westphal, Michael F" w:date="2017-07-30T15:14:00Z">
        <w:r w:rsidDel="000563A9">
          <w:rPr>
            <w:sz w:val="22"/>
            <w:szCs w:val="22"/>
          </w:rPr>
          <w:delText xml:space="preserve">, such as hiding in shrubs when predators were nearby and moving to shrubs when threatened, </w:delText>
        </w:r>
      </w:del>
      <w:r>
        <w:rPr>
          <w:sz w:val="22"/>
          <w:szCs w:val="22"/>
        </w:rPr>
        <w:t xml:space="preserve">were more frequently observed under shrubs. </w:t>
      </w:r>
      <w:del w:id="519" w:author="Westphal, Michael F" w:date="2017-07-30T15:14:00Z">
        <w:r w:rsidDel="000563A9">
          <w:rPr>
            <w:sz w:val="22"/>
            <w:szCs w:val="22"/>
          </w:rPr>
          <w:delText>Avian predators, such as ravens and hawks flying overhead were the predator that the lizard were observed reacting to</w:delText>
        </w:r>
        <w:r w:rsidDel="000563A9">
          <w:rPr>
            <w:b/>
            <w:bCs/>
            <w:sz w:val="22"/>
            <w:szCs w:val="22"/>
          </w:rPr>
          <w:delText xml:space="preserve"> [CLUMSY]</w:delText>
        </w:r>
        <w:r w:rsidDel="000563A9">
          <w:rPr>
            <w:sz w:val="22"/>
            <w:szCs w:val="22"/>
          </w:rPr>
          <w:delText xml:space="preserve">. The lizard would usually look up upon the approach of the bird and then quickly move towards shelter </w:delText>
        </w:r>
        <w:r w:rsidDel="000563A9">
          <w:rPr>
            <w:b/>
            <w:bCs/>
            <w:sz w:val="22"/>
            <w:szCs w:val="22"/>
          </w:rPr>
          <w:delText>[SAY THIS LIKE A BIOLOGIST]</w:delText>
        </w:r>
        <w:r w:rsidDel="000563A9">
          <w:rPr>
            <w:sz w:val="22"/>
            <w:szCs w:val="22"/>
          </w:rPr>
          <w:delText xml:space="preserve">. </w:delText>
        </w:r>
      </w:del>
      <w:r>
        <w:rPr>
          <w:sz w:val="22"/>
          <w:szCs w:val="22"/>
        </w:rPr>
        <w:t xml:space="preserve">Observations of </w:t>
      </w:r>
      <w:commentRangeStart w:id="520"/>
      <w:del w:id="521" w:author="Westphal, Michael F" w:date="2017-07-30T15:14:00Z">
        <w:r w:rsidDel="000563A9">
          <w:rPr>
            <w:sz w:val="22"/>
            <w:szCs w:val="22"/>
          </w:rPr>
          <w:delText xml:space="preserve">lizard hunting </w:delText>
        </w:r>
      </w:del>
      <w:del w:id="522" w:author="Westphal, Michael F" w:date="2017-10-05T14:19:00Z">
        <w:r w:rsidDel="00CE490E">
          <w:rPr>
            <w:b/>
            <w:bCs/>
            <w:sz w:val="22"/>
            <w:szCs w:val="22"/>
          </w:rPr>
          <w:delText xml:space="preserve">[FORAGING] </w:delText>
        </w:r>
      </w:del>
      <w:r>
        <w:rPr>
          <w:sz w:val="22"/>
          <w:szCs w:val="22"/>
        </w:rPr>
        <w:t>behaviors</w:t>
      </w:r>
      <w:commentRangeEnd w:id="520"/>
      <w:r w:rsidR="00CE490E">
        <w:rPr>
          <w:rStyle w:val="CommentReference"/>
          <w:rFonts w:cs="Times New Roman"/>
          <w:color w:val="auto"/>
        </w:rPr>
        <w:commentReference w:id="520"/>
      </w:r>
      <w:r>
        <w:rPr>
          <w:sz w:val="22"/>
          <w:szCs w:val="22"/>
        </w:rPr>
        <w:t xml:space="preserve"> were not significantly different between habitat types. This may be due to the opportunistic nature of leopard lizard hunting behavior. Lizards will hunt prey when and where it is present, rather than seeking out a specific habitat for hunting </w:t>
      </w:r>
      <w:del w:id="523" w:author="Westphal, Michael F" w:date="2017-10-05T14:20:00Z">
        <w:r w:rsidDel="00CE490E">
          <w:rPr>
            <w:b/>
            <w:bCs/>
            <w:sz w:val="22"/>
            <w:szCs w:val="22"/>
          </w:rPr>
          <w:delText xml:space="preserve">[WHAT LIZARDS?  OUR LIZARDS? HUEY AND PIANKA!!!] </w:delText>
        </w:r>
      </w:del>
      <w:r>
        <w:rPr>
          <w:sz w:val="22"/>
          <w:szCs w:val="22"/>
        </w:rPr>
        <w:t>(</w:t>
      </w:r>
      <w:proofErr w:type="spellStart"/>
      <w:r>
        <w:rPr>
          <w:sz w:val="22"/>
          <w:szCs w:val="22"/>
        </w:rPr>
        <w:t>Pietruszka</w:t>
      </w:r>
      <w:proofErr w:type="spellEnd"/>
      <w:r>
        <w:rPr>
          <w:sz w:val="22"/>
          <w:szCs w:val="22"/>
        </w:rPr>
        <w:t xml:space="preserve"> et al. 1981, </w:t>
      </w:r>
      <w:proofErr w:type="spellStart"/>
      <w:r>
        <w:rPr>
          <w:sz w:val="22"/>
          <w:szCs w:val="22"/>
        </w:rPr>
        <w:t>Germano</w:t>
      </w:r>
      <w:proofErr w:type="spellEnd"/>
      <w:r>
        <w:rPr>
          <w:sz w:val="22"/>
          <w:szCs w:val="22"/>
        </w:rPr>
        <w:t xml:space="preserve"> et al. 2007). </w:t>
      </w:r>
      <w:del w:id="524" w:author="Westphal, Michael F" w:date="2017-07-30T15:15:00Z">
        <w:r w:rsidDel="000563A9">
          <w:rPr>
            <w:sz w:val="22"/>
            <w:szCs w:val="22"/>
          </w:rPr>
          <w:delText xml:space="preserve">Hunting near shrubs may also not have a large impact on hunting success </w:delText>
        </w:r>
        <w:r w:rsidDel="000563A9">
          <w:rPr>
            <w:b/>
            <w:bCs/>
            <w:sz w:val="22"/>
            <w:szCs w:val="22"/>
          </w:rPr>
          <w:delText>[NO SPECULATION PLEASE]</w:delText>
        </w:r>
        <w:r w:rsidDel="000563A9">
          <w:rPr>
            <w:sz w:val="22"/>
            <w:szCs w:val="22"/>
          </w:rPr>
          <w:delText xml:space="preserve">. Despite the indication that shrubs are important for thermoregulation and predator avoidance, these are only the benefits provided through direct interactions </w:delText>
        </w:r>
        <w:r w:rsidDel="000563A9">
          <w:rPr>
            <w:b/>
            <w:bCs/>
            <w:sz w:val="22"/>
            <w:szCs w:val="22"/>
          </w:rPr>
          <w:delText>[NO REASON TO SAY THIS]</w:delText>
        </w:r>
        <w:r w:rsidDel="000563A9">
          <w:rPr>
            <w:sz w:val="22"/>
            <w:szCs w:val="22"/>
          </w:rPr>
          <w:delText xml:space="preserve">. </w:delText>
        </w:r>
      </w:del>
      <w:ins w:id="525" w:author="Westphal, Michael F" w:date="2017-07-30T15:15:00Z">
        <w:r w:rsidR="000563A9">
          <w:rPr>
            <w:sz w:val="22"/>
            <w:szCs w:val="22"/>
          </w:rPr>
          <w:t xml:space="preserve">We saw interactions of </w:t>
        </w:r>
        <w:r w:rsidR="000563A9" w:rsidRPr="00CE490E">
          <w:rPr>
            <w:i/>
            <w:sz w:val="22"/>
            <w:szCs w:val="22"/>
            <w:rPrChange w:id="526" w:author="Westphal, Michael F" w:date="2017-10-05T14:20:00Z">
              <w:rPr>
                <w:sz w:val="22"/>
                <w:szCs w:val="22"/>
              </w:rPr>
            </w:rPrChange>
          </w:rPr>
          <w:t xml:space="preserve">E. </w:t>
        </w:r>
        <w:proofErr w:type="spellStart"/>
        <w:r w:rsidR="000563A9" w:rsidRPr="00CE490E">
          <w:rPr>
            <w:i/>
            <w:sz w:val="22"/>
            <w:szCs w:val="22"/>
            <w:rPrChange w:id="527" w:author="Westphal, Michael F" w:date="2017-10-05T14:20:00Z">
              <w:rPr>
                <w:sz w:val="22"/>
                <w:szCs w:val="22"/>
              </w:rPr>
            </w:rPrChange>
          </w:rPr>
          <w:t>californica</w:t>
        </w:r>
        <w:proofErr w:type="spellEnd"/>
        <w:r w:rsidR="000563A9">
          <w:rPr>
            <w:sz w:val="22"/>
            <w:szCs w:val="22"/>
          </w:rPr>
          <w:t xml:space="preserve"> and </w:t>
        </w:r>
        <w:r w:rsidR="000563A9" w:rsidRPr="00CE490E">
          <w:rPr>
            <w:i/>
            <w:sz w:val="22"/>
            <w:szCs w:val="22"/>
            <w:rPrChange w:id="528" w:author="Westphal, Michael F" w:date="2017-10-05T14:20:00Z">
              <w:rPr>
                <w:sz w:val="22"/>
                <w:szCs w:val="22"/>
              </w:rPr>
            </w:rPrChange>
          </w:rPr>
          <w:t xml:space="preserve">G. </w:t>
        </w:r>
        <w:proofErr w:type="spellStart"/>
        <w:r w:rsidR="000563A9" w:rsidRPr="00CE490E">
          <w:rPr>
            <w:i/>
            <w:sz w:val="22"/>
            <w:szCs w:val="22"/>
            <w:rPrChange w:id="529" w:author="Westphal, Michael F" w:date="2017-10-05T14:20:00Z">
              <w:rPr>
                <w:sz w:val="22"/>
                <w:szCs w:val="22"/>
              </w:rPr>
            </w:rPrChange>
          </w:rPr>
          <w:t>sila</w:t>
        </w:r>
        <w:proofErr w:type="spellEnd"/>
        <w:r w:rsidR="000563A9">
          <w:rPr>
            <w:sz w:val="22"/>
            <w:szCs w:val="22"/>
          </w:rPr>
          <w:t xml:space="preserve"> that were mediated by thermoregulatory and predator-avoidance behaviors, but </w:t>
        </w:r>
      </w:ins>
      <w:del w:id="530" w:author="Westphal, Michael F" w:date="2017-07-30T15:16:00Z">
        <w:r w:rsidDel="000563A9">
          <w:rPr>
            <w:sz w:val="22"/>
            <w:szCs w:val="22"/>
          </w:rPr>
          <w:delText xml:space="preserve">Shrubs </w:delText>
        </w:r>
      </w:del>
      <w:ins w:id="531" w:author="Westphal, Michael F" w:date="2017-07-30T15:16:00Z">
        <w:r w:rsidR="000563A9">
          <w:rPr>
            <w:sz w:val="22"/>
            <w:szCs w:val="22"/>
          </w:rPr>
          <w:t xml:space="preserve">shrubs </w:t>
        </w:r>
      </w:ins>
      <w:r>
        <w:rPr>
          <w:sz w:val="22"/>
          <w:szCs w:val="22"/>
        </w:rPr>
        <w:t xml:space="preserve">likely provide other benefits to lizards through indirect interactions due to </w:t>
      </w:r>
      <w:del w:id="532" w:author="Westphal, Michael F" w:date="2017-07-30T15:16:00Z">
        <w:r w:rsidDel="000563A9">
          <w:rPr>
            <w:sz w:val="22"/>
            <w:szCs w:val="22"/>
          </w:rPr>
          <w:delText xml:space="preserve">their </w:delText>
        </w:r>
      </w:del>
      <w:ins w:id="533" w:author="Westphal, Michael F" w:date="2017-07-30T15:16:00Z">
        <w:r w:rsidR="000563A9">
          <w:rPr>
            <w:sz w:val="22"/>
            <w:szCs w:val="22"/>
          </w:rPr>
          <w:t xml:space="preserve">the shrub’s </w:t>
        </w:r>
      </w:ins>
      <w:r>
        <w:rPr>
          <w:sz w:val="22"/>
          <w:szCs w:val="22"/>
        </w:rPr>
        <w:t xml:space="preserve">positive effect on many other species such as burrowing mammals (Hansen et al. 1994, Fields et al. 1999, </w:t>
      </w:r>
      <w:proofErr w:type="spellStart"/>
      <w:r>
        <w:rPr>
          <w:sz w:val="22"/>
          <w:szCs w:val="22"/>
        </w:rPr>
        <w:t>Prugh</w:t>
      </w:r>
      <w:proofErr w:type="spellEnd"/>
      <w:r>
        <w:rPr>
          <w:sz w:val="22"/>
          <w:szCs w:val="22"/>
        </w:rPr>
        <w:t xml:space="preserve"> et al. 2011, </w:t>
      </w:r>
      <w:proofErr w:type="spellStart"/>
      <w:r>
        <w:rPr>
          <w:sz w:val="22"/>
          <w:szCs w:val="22"/>
        </w:rPr>
        <w:t>Filazzola</w:t>
      </w:r>
      <w:proofErr w:type="spellEnd"/>
      <w:r>
        <w:rPr>
          <w:sz w:val="22"/>
          <w:szCs w:val="22"/>
        </w:rPr>
        <w:t xml:space="preserve"> et al. 2017). </w:t>
      </w:r>
      <w:del w:id="534" w:author="Westphal, Michael F" w:date="2017-10-05T14:47:00Z">
        <w:r w:rsidDel="0058734D">
          <w:rPr>
            <w:sz w:val="22"/>
            <w:szCs w:val="22"/>
          </w:rPr>
          <w:delText xml:space="preserve">Lizards were observed in burrows more frequently than in any other type of habitat and these burrows are most often created by other animal species. The benefits to burrowing mammals shrubs provide and the resulting increased burrow density under shrubs likely translate to benefits for lizards (Prugh et al. 2011, Filazzola et al. </w:delText>
        </w:r>
        <w:commentRangeStart w:id="535"/>
        <w:r w:rsidDel="0058734D">
          <w:rPr>
            <w:sz w:val="22"/>
            <w:szCs w:val="22"/>
          </w:rPr>
          <w:delText>2017</w:delText>
        </w:r>
        <w:commentRangeEnd w:id="535"/>
        <w:r w:rsidR="00CE490E" w:rsidDel="0058734D">
          <w:rPr>
            <w:rStyle w:val="CommentReference"/>
            <w:rFonts w:cs="Times New Roman"/>
            <w:color w:val="auto"/>
          </w:rPr>
          <w:commentReference w:id="535"/>
        </w:r>
        <w:r w:rsidDel="0058734D">
          <w:rPr>
            <w:sz w:val="22"/>
            <w:szCs w:val="22"/>
          </w:rPr>
          <w:delText>)</w:delText>
        </w:r>
      </w:del>
      <w:del w:id="536" w:author="Westphal, Michael F" w:date="2017-10-05T14:20:00Z">
        <w:r w:rsidDel="00CE490E">
          <w:rPr>
            <w:sz w:val="22"/>
            <w:szCs w:val="22"/>
          </w:rPr>
          <w:delText xml:space="preserve"> </w:delText>
        </w:r>
        <w:r w:rsidDel="00CE490E">
          <w:rPr>
            <w:b/>
            <w:bCs/>
            <w:sz w:val="22"/>
            <w:szCs w:val="22"/>
          </w:rPr>
          <w:delText>[OK THIS IS KIND OF GOOD]</w:delText>
        </w:r>
        <w:r w:rsidDel="00CE490E">
          <w:rPr>
            <w:sz w:val="22"/>
            <w:szCs w:val="22"/>
          </w:rPr>
          <w:delText xml:space="preserve">. </w:delText>
        </w:r>
      </w:del>
      <w:del w:id="537" w:author="Westphal, Michael F" w:date="2017-07-30T15:17:00Z">
        <w:r w:rsidDel="000563A9">
          <w:rPr>
            <w:sz w:val="22"/>
            <w:szCs w:val="22"/>
          </w:rPr>
          <w:delText xml:space="preserve">The frequency of observation in the open suggest that </w:delText>
        </w:r>
        <w:r w:rsidDel="000563A9">
          <w:rPr>
            <w:i/>
            <w:iCs/>
            <w:sz w:val="22"/>
            <w:szCs w:val="22"/>
          </w:rPr>
          <w:delText>G. sila</w:delText>
        </w:r>
        <w:r w:rsidDel="000563A9">
          <w:rPr>
            <w:sz w:val="22"/>
            <w:szCs w:val="22"/>
          </w:rPr>
          <w:delText xml:space="preserve"> populations do not require shrubs to persist within a region </w:delText>
        </w:r>
      </w:del>
      <w:del w:id="538" w:author="Westphal, Michael F" w:date="2017-10-05T14:20:00Z">
        <w:r w:rsidDel="00CE490E">
          <w:rPr>
            <w:b/>
            <w:bCs/>
            <w:sz w:val="22"/>
            <w:szCs w:val="22"/>
          </w:rPr>
          <w:delText>[USE BIO LANGUAGE, TALK ABOUT FACULTATIVE VS OBLIGATORY, AND TALK ABOUT SHRUB PROVIDING BENEFIT FOR LIZARD RATHER THAN LIZARD NEEDING SHRUB!!!!]</w:delText>
        </w:r>
        <w:r w:rsidDel="00CE490E">
          <w:rPr>
            <w:sz w:val="22"/>
            <w:szCs w:val="22"/>
          </w:rPr>
          <w:delText xml:space="preserve">. </w:delText>
        </w:r>
      </w:del>
      <w:del w:id="539" w:author="Westphal, Michael F" w:date="2017-07-30T15:17:00Z">
        <w:r w:rsidDel="000563A9">
          <w:rPr>
            <w:sz w:val="22"/>
            <w:szCs w:val="22"/>
          </w:rPr>
          <w:delText xml:space="preserve">However the ways that lizards use shrubs indicates that shrub presence likely has a positive effect on lizard populations due to the benefits lizard receive through direct and indirect shrub interactions. </w:delText>
        </w:r>
      </w:del>
    </w:p>
    <w:p w14:paraId="5E25BA76" w14:textId="686F2139" w:rsidR="00CE490E" w:rsidRDefault="00CE490E" w:rsidP="005B46DE">
      <w:pPr>
        <w:pStyle w:val="Body"/>
        <w:spacing w:line="480" w:lineRule="auto"/>
        <w:ind w:firstLine="720"/>
        <w:rPr>
          <w:ins w:id="540" w:author="Westphal, Michael F" w:date="2017-10-05T14:21:00Z"/>
          <w:sz w:val="22"/>
          <w:szCs w:val="22"/>
        </w:rPr>
        <w:pPrChange w:id="541" w:author="Westphal, Michael F" w:date="2017-10-05T14:54:00Z">
          <w:pPr>
            <w:pStyle w:val="Body"/>
            <w:spacing w:line="480" w:lineRule="auto"/>
          </w:pPr>
        </w:pPrChange>
      </w:pPr>
    </w:p>
    <w:p w14:paraId="58DD63A7" w14:textId="5ADC616C" w:rsidR="00915A9A" w:rsidRDefault="00035BFF" w:rsidP="002E5613">
      <w:pPr>
        <w:pStyle w:val="Body"/>
        <w:spacing w:line="480" w:lineRule="auto"/>
        <w:ind w:firstLine="720"/>
        <w:rPr>
          <w:sz w:val="22"/>
          <w:szCs w:val="22"/>
        </w:rPr>
        <w:pPrChange w:id="542" w:author="Westphal, Michael F" w:date="2017-10-05T14:55:00Z">
          <w:pPr>
            <w:pStyle w:val="Body"/>
            <w:spacing w:line="480" w:lineRule="auto"/>
          </w:pPr>
        </w:pPrChange>
      </w:pPr>
      <w:r>
        <w:rPr>
          <w:sz w:val="22"/>
          <w:szCs w:val="22"/>
        </w:rPr>
        <w:t xml:space="preserve">Scale is important in ecology because relevant processes can function at many scales simultaneously, and patterns can vary in magnitude and sign at local versus landscape levels (Schneider 2001, </w:t>
      </w:r>
      <w:proofErr w:type="spellStart"/>
      <w:r>
        <w:rPr>
          <w:sz w:val="22"/>
          <w:szCs w:val="22"/>
        </w:rPr>
        <w:t>Chave</w:t>
      </w:r>
      <w:proofErr w:type="spellEnd"/>
      <w:r>
        <w:rPr>
          <w:sz w:val="22"/>
          <w:szCs w:val="22"/>
        </w:rPr>
        <w:t xml:space="preserve"> 2013).  We did not sample on a continuum that varied to this extent but did examine </w:t>
      </w:r>
      <w:proofErr w:type="spellStart"/>
      <w:r>
        <w:rPr>
          <w:sz w:val="22"/>
          <w:szCs w:val="22"/>
        </w:rPr>
        <w:t>mesohabitat</w:t>
      </w:r>
      <w:proofErr w:type="spellEnd"/>
      <w:r>
        <w:rPr>
          <w:sz w:val="22"/>
          <w:szCs w:val="22"/>
        </w:rPr>
        <w:t xml:space="preserve"> versus microhabitat scales relevant to a desert </w:t>
      </w:r>
      <w:commentRangeStart w:id="543"/>
      <w:r>
        <w:rPr>
          <w:sz w:val="22"/>
          <w:szCs w:val="22"/>
        </w:rPr>
        <w:t>lizard</w:t>
      </w:r>
      <w:commentRangeEnd w:id="543"/>
      <w:r w:rsidR="000563A9">
        <w:rPr>
          <w:rStyle w:val="CommentReference"/>
          <w:rFonts w:cs="Times New Roman"/>
          <w:color w:val="auto"/>
        </w:rPr>
        <w:commentReference w:id="543"/>
      </w:r>
      <w:r>
        <w:rPr>
          <w:sz w:val="22"/>
          <w:szCs w:val="22"/>
        </w:rPr>
        <w:t>. We found close correspondence between the two scales tested with</w:t>
      </w:r>
      <w:ins w:id="544" w:author="Westphal, Michael F" w:date="2017-10-05T14:21:00Z">
        <w:r w:rsidR="00CE490E">
          <w:rPr>
            <w:sz w:val="22"/>
            <w:szCs w:val="22"/>
          </w:rPr>
          <w:t>,</w:t>
        </w:r>
      </w:ins>
      <w:r>
        <w:rPr>
          <w:sz w:val="22"/>
          <w:szCs w:val="22"/>
        </w:rPr>
        <w:t xml:space="preserve"> lizards being found most frequently at a certain habitat types. </w:t>
      </w:r>
      <w:del w:id="545" w:author="Westphal, Michael F" w:date="2017-07-30T15:18:00Z">
        <w:r w:rsidDel="000563A9">
          <w:rPr>
            <w:sz w:val="22"/>
            <w:szCs w:val="22"/>
          </w:rPr>
          <w:delText xml:space="preserve">Burrows were one habitat type that lizards were observed at frequently.  Burrows are important habitat features for this species providing shelter against environmental conditions and a refuge from predators (Grillet et al. 2010, Germano et al. 2016, Prugh et al. 2011). Both leopard lizards as well as other desert creatures tend to be closely associated with burrows (Hansen et al. 1994, Milne and Bull et al. 2000, Grillet et al. 2010, Prugh et al. 2011). Lizards will return to a burrow every night and spend late July through March dormant underground (USFWS 1998, Warrick et al. 1998, Germano et al. 2016).   </w:delText>
        </w:r>
      </w:del>
      <w:ins w:id="546" w:author="Westphal, Michael F" w:date="2017-07-30T15:19:00Z">
        <w:r w:rsidR="000563A9">
          <w:rPr>
            <w:sz w:val="22"/>
            <w:szCs w:val="22"/>
          </w:rPr>
          <w:t xml:space="preserve"> </w:t>
        </w:r>
      </w:ins>
      <w:del w:id="547" w:author="Westphal, Michael F" w:date="2017-10-05T14:21:00Z">
        <w:r w:rsidDel="00915A9A">
          <w:rPr>
            <w:b/>
            <w:bCs/>
            <w:sz w:val="22"/>
            <w:szCs w:val="22"/>
          </w:rPr>
          <w:delText>[SPECIFICALLY ADDRESS GERMANO'S DISCUSSION ON SHRUB VS BURROW]</w:delText>
        </w:r>
      </w:del>
    </w:p>
    <w:p w14:paraId="64DEB514" w14:textId="5BD1025A" w:rsidR="000563A9" w:rsidRDefault="00035BFF" w:rsidP="005B46DE">
      <w:pPr>
        <w:pStyle w:val="Body"/>
        <w:spacing w:line="480" w:lineRule="auto"/>
        <w:ind w:firstLine="720"/>
        <w:rPr>
          <w:ins w:id="548" w:author="Westphal, Michael F" w:date="2017-07-30T15:19:00Z"/>
          <w:sz w:val="22"/>
          <w:szCs w:val="22"/>
        </w:rPr>
        <w:pPrChange w:id="549" w:author="Westphal, Michael F" w:date="2017-10-05T14:54:00Z">
          <w:pPr>
            <w:pStyle w:val="Body"/>
            <w:spacing w:line="480" w:lineRule="auto"/>
          </w:pPr>
        </w:pPrChange>
      </w:pPr>
      <w:r>
        <w:rPr>
          <w:sz w:val="22"/>
          <w:szCs w:val="22"/>
        </w:rPr>
        <w:t xml:space="preserve">Direct facilitation by shrubs was also detected at both scales because shrubs were used significantly more than all remaining </w:t>
      </w:r>
      <w:proofErr w:type="spellStart"/>
      <w:r>
        <w:rPr>
          <w:sz w:val="22"/>
          <w:szCs w:val="22"/>
        </w:rPr>
        <w:t>mesohabitat</w:t>
      </w:r>
      <w:proofErr w:type="spellEnd"/>
      <w:r>
        <w:rPr>
          <w:sz w:val="22"/>
          <w:szCs w:val="22"/>
        </w:rPr>
        <w:t xml:space="preserve"> and microhabitat categories</w:t>
      </w:r>
      <w:ins w:id="550" w:author="Westphal, Michael F" w:date="2017-10-05T14:56:00Z">
        <w:r w:rsidR="002E5613">
          <w:rPr>
            <w:sz w:val="22"/>
            <w:szCs w:val="22"/>
          </w:rPr>
          <w:t xml:space="preserve"> except burrows</w:t>
        </w:r>
      </w:ins>
      <w:r>
        <w:rPr>
          <w:sz w:val="22"/>
          <w:szCs w:val="22"/>
        </w:rPr>
        <w:t xml:space="preserve">. Shrubs </w:t>
      </w:r>
      <w:r>
        <w:rPr>
          <w:sz w:val="22"/>
          <w:szCs w:val="22"/>
        </w:rPr>
        <w:lastRenderedPageBreak/>
        <w:t>buffer the extremes of environmental conditions such as temperature, wind, and solar radiation</w:t>
      </w:r>
      <w:ins w:id="551" w:author="Westphal, Michael F" w:date="2017-10-05T14:48:00Z">
        <w:r w:rsidR="0058734D">
          <w:rPr>
            <w:sz w:val="22"/>
            <w:szCs w:val="22"/>
          </w:rPr>
          <w:t>,</w:t>
        </w:r>
      </w:ins>
      <w:r>
        <w:rPr>
          <w:sz w:val="22"/>
          <w:szCs w:val="22"/>
        </w:rPr>
        <w:t xml:space="preserve"> creating a moderate microclimate under their canopy (Kerr et al. 2004, </w:t>
      </w:r>
      <w:proofErr w:type="spellStart"/>
      <w:r>
        <w:rPr>
          <w:sz w:val="22"/>
          <w:szCs w:val="22"/>
        </w:rPr>
        <w:t>Pugnaire</w:t>
      </w:r>
      <w:proofErr w:type="spellEnd"/>
      <w:r>
        <w:rPr>
          <w:sz w:val="22"/>
          <w:szCs w:val="22"/>
        </w:rPr>
        <w:t xml:space="preserve"> 2010). Shelter against temperature changes is particularly important for </w:t>
      </w:r>
      <w:proofErr w:type="spellStart"/>
      <w:r>
        <w:rPr>
          <w:sz w:val="22"/>
          <w:szCs w:val="22"/>
        </w:rPr>
        <w:t>poikilotherms</w:t>
      </w:r>
      <w:proofErr w:type="spellEnd"/>
      <w:r>
        <w:rPr>
          <w:sz w:val="22"/>
          <w:szCs w:val="22"/>
        </w:rPr>
        <w:t xml:space="preserve"> such as reptiles, which must maintain body temperature through behavior (Huey 1974, </w:t>
      </w:r>
      <w:proofErr w:type="spellStart"/>
      <w:r>
        <w:rPr>
          <w:sz w:val="22"/>
          <w:szCs w:val="22"/>
        </w:rPr>
        <w:t>Díaz</w:t>
      </w:r>
      <w:proofErr w:type="spellEnd"/>
      <w:r>
        <w:rPr>
          <w:sz w:val="22"/>
          <w:szCs w:val="22"/>
        </w:rPr>
        <w:t xml:space="preserve"> and </w:t>
      </w:r>
      <w:proofErr w:type="spellStart"/>
      <w:r>
        <w:rPr>
          <w:sz w:val="22"/>
          <w:szCs w:val="22"/>
        </w:rPr>
        <w:t>Cabezas-Díaz</w:t>
      </w:r>
      <w:proofErr w:type="spellEnd"/>
      <w:r>
        <w:rPr>
          <w:sz w:val="22"/>
          <w:szCs w:val="22"/>
        </w:rPr>
        <w:t xml:space="preserve"> 2004, Kerr et al. 2004). </w:t>
      </w:r>
      <w:del w:id="552" w:author="Westphal, Michael F" w:date="2017-10-05T14:48:00Z">
        <w:r w:rsidDel="0058734D">
          <w:rPr>
            <w:sz w:val="22"/>
            <w:szCs w:val="22"/>
          </w:rPr>
          <w:delText>The refuge against predators shrubs provide, including visual</w:delText>
        </w:r>
      </w:del>
      <w:ins w:id="553" w:author="Westphal, Michael F" w:date="2017-10-05T14:48:00Z">
        <w:r w:rsidR="0058734D">
          <w:rPr>
            <w:sz w:val="22"/>
            <w:szCs w:val="22"/>
          </w:rPr>
          <w:t>Visual</w:t>
        </w:r>
      </w:ins>
      <w:r>
        <w:rPr>
          <w:sz w:val="22"/>
          <w:szCs w:val="22"/>
        </w:rPr>
        <w:t xml:space="preserve"> concealment from predators and physical protection, is also important (Fields et al. 1999, Anderson et al. 2010, </w:t>
      </w:r>
      <w:proofErr w:type="spellStart"/>
      <w:r>
        <w:rPr>
          <w:sz w:val="22"/>
          <w:szCs w:val="22"/>
        </w:rPr>
        <w:t>Filazzola</w:t>
      </w:r>
      <w:proofErr w:type="spellEnd"/>
      <w:r>
        <w:rPr>
          <w:sz w:val="22"/>
          <w:szCs w:val="22"/>
        </w:rPr>
        <w:t xml:space="preserve"> et al. 2017).  Overall, lizards were located over 75% of their time near a shrub or burrow. These patterns </w:t>
      </w:r>
      <w:del w:id="554" w:author="Westphal, Michael F" w:date="2017-10-05T14:22:00Z">
        <w:r w:rsidDel="00915A9A">
          <w:rPr>
            <w:sz w:val="22"/>
            <w:szCs w:val="22"/>
          </w:rPr>
          <w:delText xml:space="preserve">demonstrate </w:delText>
        </w:r>
      </w:del>
      <w:ins w:id="555" w:author="Westphal, Michael F" w:date="2017-10-05T14:22:00Z">
        <w:r w:rsidR="00915A9A">
          <w:rPr>
            <w:sz w:val="22"/>
            <w:szCs w:val="22"/>
          </w:rPr>
          <w:t>suggest</w:t>
        </w:r>
        <w:r w:rsidR="00915A9A">
          <w:rPr>
            <w:sz w:val="22"/>
            <w:szCs w:val="22"/>
          </w:rPr>
          <w:t xml:space="preserve"> </w:t>
        </w:r>
      </w:ins>
      <w:r>
        <w:rPr>
          <w:sz w:val="22"/>
          <w:szCs w:val="22"/>
        </w:rPr>
        <w:t xml:space="preserve">the importance </w:t>
      </w:r>
      <w:ins w:id="556" w:author="Westphal, Michael F" w:date="2017-10-05T14:22:00Z">
        <w:r w:rsidR="00915A9A">
          <w:rPr>
            <w:sz w:val="22"/>
            <w:szCs w:val="22"/>
          </w:rPr>
          <w:t xml:space="preserve">to lizards </w:t>
        </w:r>
      </w:ins>
      <w:r>
        <w:rPr>
          <w:sz w:val="22"/>
          <w:szCs w:val="22"/>
        </w:rPr>
        <w:t xml:space="preserve">of having some form of shelter and/or refuge </w:t>
      </w:r>
      <w:ins w:id="557" w:author="Westphal, Michael F" w:date="2017-10-05T14:22:00Z">
        <w:r w:rsidR="00915A9A">
          <w:rPr>
            <w:sz w:val="22"/>
            <w:szCs w:val="22"/>
          </w:rPr>
          <w:t>within close proximity</w:t>
        </w:r>
      </w:ins>
      <w:del w:id="558" w:author="Westphal, Michael F" w:date="2017-10-05T14:22:00Z">
        <w:r w:rsidDel="00915A9A">
          <w:rPr>
            <w:sz w:val="22"/>
            <w:szCs w:val="22"/>
          </w:rPr>
          <w:delText>accessible for lizards</w:delText>
        </w:r>
      </w:del>
      <w:r>
        <w:rPr>
          <w:sz w:val="22"/>
          <w:szCs w:val="22"/>
        </w:rPr>
        <w:t xml:space="preserve"> (Huey 1974, </w:t>
      </w:r>
      <w:proofErr w:type="spellStart"/>
      <w:r>
        <w:rPr>
          <w:sz w:val="22"/>
          <w:szCs w:val="22"/>
        </w:rPr>
        <w:t>Díaz</w:t>
      </w:r>
      <w:proofErr w:type="spellEnd"/>
      <w:r>
        <w:rPr>
          <w:sz w:val="22"/>
          <w:szCs w:val="22"/>
        </w:rPr>
        <w:t xml:space="preserve"> and </w:t>
      </w:r>
      <w:proofErr w:type="spellStart"/>
      <w:r>
        <w:rPr>
          <w:sz w:val="22"/>
          <w:szCs w:val="22"/>
        </w:rPr>
        <w:t>Cabezas-Dí</w:t>
      </w:r>
      <w:r>
        <w:rPr>
          <w:sz w:val="22"/>
          <w:szCs w:val="22"/>
          <w:lang w:val="fr-FR"/>
        </w:rPr>
        <w:t>az</w:t>
      </w:r>
      <w:proofErr w:type="spellEnd"/>
      <w:r>
        <w:rPr>
          <w:sz w:val="22"/>
          <w:szCs w:val="22"/>
          <w:lang w:val="fr-FR"/>
        </w:rPr>
        <w:t xml:space="preserve"> 2004, Anderson et al. 2010)</w:t>
      </w:r>
      <w:ins w:id="559" w:author="Westphal, Michael F" w:date="2017-10-05T14:23:00Z">
        <w:r w:rsidR="00915A9A">
          <w:rPr>
            <w:sz w:val="22"/>
            <w:szCs w:val="22"/>
          </w:rPr>
          <w:t xml:space="preserve">. </w:t>
        </w:r>
      </w:ins>
      <w:del w:id="560" w:author="Westphal, Michael F" w:date="2017-10-05T14:23:00Z">
        <w:r w:rsidDel="00915A9A">
          <w:rPr>
            <w:sz w:val="22"/>
            <w:szCs w:val="22"/>
          </w:rPr>
          <w:delText xml:space="preserve"> [</w:delText>
        </w:r>
        <w:r w:rsidDel="00915A9A">
          <w:rPr>
            <w:b/>
            <w:bCs/>
            <w:sz w:val="22"/>
            <w:szCs w:val="22"/>
          </w:rPr>
          <w:delText>OK THIS IS KINDA GOOD TOO BUT SAY L</w:delText>
        </w:r>
        <w:r w:rsidDel="00915A9A">
          <w:rPr>
            <w:sz w:val="22"/>
            <w:szCs w:val="22"/>
          </w:rPr>
          <w:delText xml:space="preserve">. </w:delText>
        </w:r>
      </w:del>
      <w:r>
        <w:rPr>
          <w:sz w:val="22"/>
          <w:szCs w:val="22"/>
        </w:rPr>
        <w:t xml:space="preserve">The advantage of having a quick escape from predators and easy access to shade may cause lizards to concentrate in areas where cover is available, whether this is in the form of burrows alone or in combination with shrubs as with this study </w:t>
      </w:r>
      <w:commentRangeStart w:id="561"/>
      <w:r>
        <w:rPr>
          <w:sz w:val="22"/>
          <w:szCs w:val="22"/>
        </w:rPr>
        <w:t>site</w:t>
      </w:r>
      <w:commentRangeEnd w:id="561"/>
      <w:r w:rsidR="0058734D">
        <w:rPr>
          <w:rStyle w:val="CommentReference"/>
          <w:rFonts w:cs="Times New Roman"/>
          <w:color w:val="auto"/>
        </w:rPr>
        <w:commentReference w:id="561"/>
      </w:r>
      <w:ins w:id="562" w:author="Westphal, Michael F" w:date="2017-10-05T14:23:00Z">
        <w:r w:rsidR="00915A9A">
          <w:rPr>
            <w:sz w:val="22"/>
            <w:szCs w:val="22"/>
          </w:rPr>
          <w:t>.</w:t>
        </w:r>
      </w:ins>
      <w:ins w:id="563" w:author="Westphal, Michael F" w:date="2017-10-05T14:48:00Z">
        <w:r w:rsidR="0058734D">
          <w:rPr>
            <w:sz w:val="22"/>
            <w:szCs w:val="22"/>
          </w:rPr>
          <w:t xml:space="preserve">  </w:t>
        </w:r>
      </w:ins>
      <w:del w:id="564" w:author="Westphal, Michael F" w:date="2017-10-05T14:23:00Z">
        <w:r w:rsidDel="00915A9A">
          <w:rPr>
            <w:sz w:val="22"/>
            <w:szCs w:val="22"/>
          </w:rPr>
          <w:delText xml:space="preserve"> </w:delText>
        </w:r>
        <w:r w:rsidDel="00915A9A">
          <w:rPr>
            <w:b/>
            <w:bCs/>
            <w:sz w:val="22"/>
            <w:szCs w:val="22"/>
          </w:rPr>
          <w:delText>[NO DON'T CITE GERMANO HERE HE DOESN'T SAY THAT]</w:delText>
        </w:r>
        <w:r w:rsidDel="00915A9A">
          <w:rPr>
            <w:sz w:val="22"/>
            <w:szCs w:val="22"/>
          </w:rPr>
          <w:delText xml:space="preserve"> (Germano et al. 2016</w:delText>
        </w:r>
      </w:del>
      <w:del w:id="565" w:author="Westphal, Michael F" w:date="2017-07-30T15:19:00Z">
        <w:r w:rsidDel="000563A9">
          <w:rPr>
            <w:sz w:val="22"/>
            <w:szCs w:val="22"/>
          </w:rPr>
          <w:delText>). In addition to directly facilitating lizards, shrubs facilitate many animal species including kangaroo rats and other burrowing mammals (Hansen et al. 1994, Fields et al. 1999, Prugh et al. 2011).  An increased number of burrows is often found under shrubs compared to open habitat (Filazzola et al. 2017). Lizards have been associated with animals whose burrows they utilize, such as kangaroo rats, so the benefits shrubs provided to burrowing mammals likely extends to lizards (Fields et al. 1994, Grillet et al. 2010, Prugh et al. 2011). Because of this, indirect facilitation of lizard by shrubs through the intermediate species of kangaroo rats and other burrowing mammals is likely.</w:delText>
        </w:r>
      </w:del>
    </w:p>
    <w:p w14:paraId="4ED5B501" w14:textId="3653A156" w:rsidR="00736E7E" w:rsidRDefault="0058734D" w:rsidP="005B46DE">
      <w:pPr>
        <w:pStyle w:val="Body"/>
        <w:spacing w:line="480" w:lineRule="auto"/>
        <w:ind w:firstLine="720"/>
        <w:rPr>
          <w:sz w:val="22"/>
          <w:szCs w:val="22"/>
        </w:rPr>
        <w:pPrChange w:id="566" w:author="Westphal, Michael F" w:date="2017-10-05T14:54:00Z">
          <w:pPr>
            <w:pStyle w:val="Body"/>
            <w:spacing w:line="480" w:lineRule="auto"/>
          </w:pPr>
        </w:pPrChange>
      </w:pPr>
      <w:ins w:id="567" w:author="Westphal, Michael F" w:date="2017-10-05T14:50:00Z">
        <w:r>
          <w:rPr>
            <w:sz w:val="22"/>
            <w:szCs w:val="22"/>
          </w:rPr>
          <w:t xml:space="preserve">In summary, </w:t>
        </w:r>
      </w:ins>
      <w:del w:id="568" w:author="Westphal, Michael F" w:date="2017-10-05T14:49:00Z">
        <w:r w:rsidR="00035BFF" w:rsidDel="0058734D">
          <w:rPr>
            <w:sz w:val="22"/>
            <w:szCs w:val="22"/>
          </w:rPr>
          <w:delText xml:space="preserve"> </w:delText>
        </w:r>
      </w:del>
      <w:del w:id="569" w:author="Westphal, Michael F" w:date="2017-07-30T15:20:00Z">
        <w:r w:rsidR="00035BFF" w:rsidDel="000563A9">
          <w:rPr>
            <w:sz w:val="22"/>
            <w:szCs w:val="22"/>
          </w:rPr>
          <w:delText xml:space="preserve">These </w:delText>
        </w:r>
      </w:del>
      <w:ins w:id="570" w:author="Westphal, Michael F" w:date="2017-07-30T15:20:00Z">
        <w:r>
          <w:rPr>
            <w:sz w:val="22"/>
            <w:szCs w:val="22"/>
          </w:rPr>
          <w:t>o</w:t>
        </w:r>
        <w:r w:rsidR="000563A9">
          <w:rPr>
            <w:sz w:val="22"/>
            <w:szCs w:val="22"/>
          </w:rPr>
          <w:t xml:space="preserve">ur </w:t>
        </w:r>
      </w:ins>
      <w:r w:rsidR="00035BFF">
        <w:rPr>
          <w:sz w:val="22"/>
          <w:szCs w:val="22"/>
        </w:rPr>
        <w:t>findings suggest that shrubs are foundation species for animals in deserts both because of direct benefits they provide</w:t>
      </w:r>
      <w:del w:id="571" w:author="Westphal, Michael F" w:date="2017-10-05T14:49:00Z">
        <w:r w:rsidR="00035BFF" w:rsidDel="0058734D">
          <w:rPr>
            <w:sz w:val="22"/>
            <w:szCs w:val="22"/>
          </w:rPr>
          <w:delText>d</w:delText>
        </w:r>
      </w:del>
      <w:r w:rsidR="00035BFF">
        <w:rPr>
          <w:sz w:val="22"/>
          <w:szCs w:val="22"/>
        </w:rPr>
        <w:t>, as well as the influence</w:t>
      </w:r>
      <w:del w:id="572" w:author="Westphal, Michael F" w:date="2017-10-05T14:49:00Z">
        <w:r w:rsidR="00035BFF" w:rsidDel="0058734D">
          <w:rPr>
            <w:sz w:val="22"/>
            <w:szCs w:val="22"/>
          </w:rPr>
          <w:delText>s</w:delText>
        </w:r>
      </w:del>
      <w:r w:rsidR="00035BFF">
        <w:rPr>
          <w:sz w:val="22"/>
          <w:szCs w:val="22"/>
        </w:rPr>
        <w:t xml:space="preserve"> shrubs have </w:t>
      </w:r>
      <w:ins w:id="573" w:author="Westphal, Michael F" w:date="2017-10-05T14:49:00Z">
        <w:r>
          <w:rPr>
            <w:sz w:val="22"/>
            <w:szCs w:val="22"/>
          </w:rPr>
          <w:t xml:space="preserve">may </w:t>
        </w:r>
      </w:ins>
      <w:r w:rsidR="00035BFF">
        <w:rPr>
          <w:sz w:val="22"/>
          <w:szCs w:val="22"/>
        </w:rPr>
        <w:t xml:space="preserve">on the microhabitat through their effects </w:t>
      </w:r>
      <w:del w:id="574" w:author="Westphal, Michael F" w:date="2017-10-05T14:50:00Z">
        <w:r w:rsidR="00035BFF" w:rsidDel="0058734D">
          <w:rPr>
            <w:sz w:val="22"/>
            <w:szCs w:val="22"/>
          </w:rPr>
          <w:delText>on annual plants and other animal species</w:delText>
        </w:r>
      </w:del>
      <w:ins w:id="575" w:author="Westphal, Michael F" w:date="2017-10-05T14:50:00Z">
        <w:r>
          <w:rPr>
            <w:sz w:val="22"/>
            <w:szCs w:val="22"/>
          </w:rPr>
          <w:t>on burrowing mammals</w:t>
        </w:r>
      </w:ins>
      <w:r w:rsidR="00035BFF">
        <w:rPr>
          <w:sz w:val="22"/>
          <w:szCs w:val="22"/>
        </w:rPr>
        <w:t xml:space="preserve"> (</w:t>
      </w:r>
      <w:proofErr w:type="spellStart"/>
      <w:r w:rsidR="00035BFF">
        <w:rPr>
          <w:sz w:val="22"/>
          <w:szCs w:val="22"/>
        </w:rPr>
        <w:t>Filazzola</w:t>
      </w:r>
      <w:proofErr w:type="spellEnd"/>
      <w:r w:rsidR="00035BFF">
        <w:rPr>
          <w:sz w:val="22"/>
          <w:szCs w:val="22"/>
        </w:rPr>
        <w:t xml:space="preserve"> et al. 2014, </w:t>
      </w:r>
      <w:proofErr w:type="spellStart"/>
      <w:r w:rsidR="00035BFF">
        <w:rPr>
          <w:sz w:val="22"/>
          <w:szCs w:val="22"/>
        </w:rPr>
        <w:t>Lortie</w:t>
      </w:r>
      <w:proofErr w:type="spellEnd"/>
      <w:r w:rsidR="00035BFF">
        <w:rPr>
          <w:sz w:val="22"/>
          <w:szCs w:val="22"/>
        </w:rPr>
        <w:t xml:space="preserve"> et al. 2015). </w:t>
      </w:r>
    </w:p>
    <w:p w14:paraId="778DC10D" w14:textId="47158ACC" w:rsidR="00736E7E" w:rsidRPr="0058734D" w:rsidDel="00915A9A" w:rsidRDefault="00736E7E" w:rsidP="005B46DE">
      <w:pPr>
        <w:pStyle w:val="Body"/>
        <w:spacing w:line="480" w:lineRule="auto"/>
        <w:rPr>
          <w:del w:id="576" w:author="Westphal, Michael F" w:date="2017-10-05T14:23:00Z"/>
          <w:b/>
          <w:sz w:val="22"/>
          <w:szCs w:val="22"/>
          <w:rPrChange w:id="577" w:author="Westphal, Michael F" w:date="2017-10-05T14:51:00Z">
            <w:rPr>
              <w:del w:id="578" w:author="Westphal, Michael F" w:date="2017-10-05T14:23:00Z"/>
              <w:sz w:val="22"/>
              <w:szCs w:val="22"/>
            </w:rPr>
          </w:rPrChange>
        </w:rPr>
        <w:pPrChange w:id="579" w:author="Westphal, Michael F" w:date="2017-10-05T14:54:00Z">
          <w:pPr>
            <w:pStyle w:val="Body"/>
            <w:spacing w:line="480" w:lineRule="auto"/>
          </w:pPr>
        </w:pPrChange>
      </w:pPr>
    </w:p>
    <w:p w14:paraId="1433F9D3" w14:textId="77777777" w:rsidR="00736E7E" w:rsidRPr="0058734D" w:rsidDel="000563A9" w:rsidRDefault="00035BFF" w:rsidP="005B46DE">
      <w:pPr>
        <w:pStyle w:val="Body"/>
        <w:spacing w:line="480" w:lineRule="auto"/>
        <w:rPr>
          <w:del w:id="580" w:author="Westphal, Michael F" w:date="2017-07-30T15:20:00Z"/>
          <w:b/>
          <w:sz w:val="22"/>
          <w:szCs w:val="22"/>
          <w:rPrChange w:id="581" w:author="Westphal, Michael F" w:date="2017-10-05T14:51:00Z">
            <w:rPr>
              <w:del w:id="582" w:author="Westphal, Michael F" w:date="2017-07-30T15:20:00Z"/>
              <w:sz w:val="22"/>
              <w:szCs w:val="22"/>
            </w:rPr>
          </w:rPrChange>
        </w:rPr>
        <w:pPrChange w:id="583" w:author="Westphal, Michael F" w:date="2017-10-05T14:54:00Z">
          <w:pPr>
            <w:pStyle w:val="Body"/>
            <w:spacing w:line="480" w:lineRule="auto"/>
          </w:pPr>
        </w:pPrChange>
      </w:pPr>
      <w:del w:id="584" w:author="Westphal, Michael F" w:date="2017-07-30T15:20:00Z">
        <w:r w:rsidRPr="0058734D" w:rsidDel="000563A9">
          <w:rPr>
            <w:b/>
            <w:bCs/>
            <w:rPrChange w:id="585" w:author="Westphal, Michael F" w:date="2017-10-05T14:51:00Z">
              <w:rPr>
                <w:b/>
                <w:bCs/>
              </w:rPr>
            </w:rPrChange>
          </w:rPr>
          <w:delText xml:space="preserve">[SAY ALL OF THIS LIKE A BIOLOGIST] </w:delText>
        </w:r>
        <w:r w:rsidRPr="0058734D" w:rsidDel="000563A9">
          <w:rPr>
            <w:b/>
            <w:sz w:val="22"/>
            <w:szCs w:val="22"/>
            <w:rPrChange w:id="586" w:author="Westphal, Michael F" w:date="2017-10-05T14:51:00Z">
              <w:rPr>
                <w:sz w:val="22"/>
                <w:szCs w:val="22"/>
              </w:rPr>
            </w:rPrChange>
          </w:rPr>
          <w:delText>Animal behavior patterns are an important indication of shrub facilitation because plant and animal interaction can provide a wide variety of functions for animals (Lortie et al. 2015). Different behavior types can indicate that an animal is using a shrub for a different purpose, for example hunting near a shrub could indicate that an animal is using the shrubs for the food resources associated with it, while cooling itself in the shade could indicate that the animal is using the shrub as a source of shelter from environmental conditions. Observations of behavior supported the specific use of shrubs as shelter and refuge. Shrubs are the largest sources of shade on the landscape, and it is thus likely that lizards will seek out shrubs in order to cool down when necessary. This supports the potential role that shrubs can play in providing a thermoregulation function or shelter for other taxa (Kerr et al. 2004, Filazzola et al. 2017). Furthermore, shrubs were used more often in the afternoon when temperature is typically at its hottest and the need for thermoregulation greatest suggesting that shrubs are an important source of shelter from environmental conditions</w:delText>
        </w:r>
        <w:r w:rsidRPr="0058734D" w:rsidDel="000563A9">
          <w:rPr>
            <w:b/>
            <w:bCs/>
            <w:sz w:val="22"/>
            <w:szCs w:val="22"/>
            <w:rPrChange w:id="587" w:author="Westphal, Michael F" w:date="2017-10-05T14:51:00Z">
              <w:rPr>
                <w:b/>
                <w:bCs/>
                <w:sz w:val="22"/>
                <w:szCs w:val="22"/>
              </w:rPr>
            </w:rPrChange>
          </w:rPr>
          <w:delText xml:space="preserve"> [AGAIN DO YOU NOT HAVE BEHAVIORAL EVIDENCE FOR THIS]</w:delText>
        </w:r>
        <w:r w:rsidRPr="0058734D" w:rsidDel="000563A9">
          <w:rPr>
            <w:b/>
            <w:sz w:val="22"/>
            <w:szCs w:val="22"/>
            <w:rPrChange w:id="588" w:author="Westphal, Michael F" w:date="2017-10-05T14:51:00Z">
              <w:rPr>
                <w:sz w:val="22"/>
                <w:szCs w:val="22"/>
              </w:rPr>
            </w:rPrChange>
          </w:rPr>
          <w:delText xml:space="preserve">. Similarly, behavior observations support shrubs as a source of refuge because lizards sought out shrubs when predators (in this study mainly avian predators) were present (Lortie et al. 2015).  Other behavior types where lizards were expected to select against shrub for open habitat did not show a significant difference.  For example lizards were expected to be observed sunning more in open habitat types but did not show a difference between shrub and open habitat. Having a shrub nearby for a quick escape may outweigh any negative effect it has on the efficiency of a behavior (Huey 1974, Díaz and Cabezas-Díaz 2004, Anderson et al. 2010). Other behaviors may be determined on a more opportunistic basis rather than by habitat type, such as hunting. Lizards are opportunistic hunters, so they may attempt to capture any insect, regardless of where they come across it, rather than seeking out open areas to hunt (Pietruszka et al. 1981, Germano et al. 2007). Shrubs do not appear to have an impact on hunting success, provide additional hunting opportunities or provided preferred prey </w:delText>
        </w:r>
        <w:r w:rsidRPr="0058734D" w:rsidDel="000563A9">
          <w:rPr>
            <w:b/>
            <w:bCs/>
            <w:sz w:val="22"/>
            <w:szCs w:val="22"/>
            <w:rPrChange w:id="589" w:author="Westphal, Michael F" w:date="2017-10-05T14:51:00Z">
              <w:rPr>
                <w:b/>
                <w:bCs/>
                <w:sz w:val="22"/>
                <w:szCs w:val="22"/>
              </w:rPr>
            </w:rPrChange>
          </w:rPr>
          <w:delText>[WE DIDN'T LEARN THIS, TAKE IT OUT]</w:delText>
        </w:r>
        <w:r w:rsidRPr="0058734D" w:rsidDel="000563A9">
          <w:rPr>
            <w:b/>
            <w:sz w:val="22"/>
            <w:szCs w:val="22"/>
            <w:rPrChange w:id="590" w:author="Westphal, Michael F" w:date="2017-10-05T14:51:00Z">
              <w:rPr>
                <w:sz w:val="22"/>
                <w:szCs w:val="22"/>
              </w:rPr>
            </w:rPrChange>
          </w:rPr>
          <w:delText xml:space="preserve">. Overall, shrubs likely provide facilitative benefits to lizards, and though these functions can be provided by other habitat features, shrubs may potentially act as a foundational species for lizards (Warrick et al. 1998, Prugh et al. 2011, Germano et al. 2016) </w:delText>
        </w:r>
        <w:r w:rsidRPr="0058734D" w:rsidDel="000563A9">
          <w:rPr>
            <w:b/>
            <w:bCs/>
            <w:sz w:val="22"/>
            <w:szCs w:val="22"/>
            <w:rPrChange w:id="591" w:author="Westphal, Michael F" w:date="2017-10-05T14:51:00Z">
              <w:rPr>
                <w:b/>
                <w:bCs/>
                <w:sz w:val="22"/>
                <w:szCs w:val="22"/>
              </w:rPr>
            </w:rPrChange>
          </w:rPr>
          <w:delText>[YES WE ARE SAYING THIS BUT SAY BETTER]</w:delText>
        </w:r>
        <w:r w:rsidRPr="0058734D" w:rsidDel="000563A9">
          <w:rPr>
            <w:b/>
            <w:sz w:val="22"/>
            <w:szCs w:val="22"/>
            <w:rPrChange w:id="592" w:author="Westphal, Michael F" w:date="2017-10-05T14:51:00Z">
              <w:rPr>
                <w:sz w:val="22"/>
                <w:szCs w:val="22"/>
              </w:rPr>
            </w:rPrChange>
          </w:rPr>
          <w:delText>.</w:delText>
        </w:r>
      </w:del>
    </w:p>
    <w:p w14:paraId="5DDC4B5D" w14:textId="77777777" w:rsidR="0058734D" w:rsidRPr="0058734D" w:rsidRDefault="00035BFF" w:rsidP="005B46DE">
      <w:pPr>
        <w:pStyle w:val="Body"/>
        <w:spacing w:line="480" w:lineRule="auto"/>
        <w:rPr>
          <w:ins w:id="593" w:author="Westphal, Michael F" w:date="2017-10-05T14:51:00Z"/>
          <w:b/>
          <w:iCs/>
          <w:sz w:val="22"/>
          <w:szCs w:val="22"/>
          <w:rPrChange w:id="594" w:author="Westphal, Michael F" w:date="2017-10-05T14:51:00Z">
            <w:rPr>
              <w:ins w:id="595" w:author="Westphal, Michael F" w:date="2017-10-05T14:51:00Z"/>
              <w:i/>
              <w:iCs/>
              <w:sz w:val="22"/>
              <w:szCs w:val="22"/>
            </w:rPr>
          </w:rPrChange>
        </w:rPr>
        <w:pPrChange w:id="596" w:author="Westphal, Michael F" w:date="2017-10-05T14:54:00Z">
          <w:pPr>
            <w:pStyle w:val="Body"/>
            <w:spacing w:line="480" w:lineRule="auto"/>
          </w:pPr>
        </w:pPrChange>
      </w:pPr>
      <w:r w:rsidRPr="0058734D">
        <w:rPr>
          <w:b/>
          <w:iCs/>
          <w:sz w:val="22"/>
          <w:szCs w:val="22"/>
          <w:lang w:val="fr-FR"/>
          <w:rPrChange w:id="597" w:author="Westphal, Michael F" w:date="2017-10-05T14:51:00Z">
            <w:rPr>
              <w:i/>
              <w:iCs/>
              <w:sz w:val="22"/>
              <w:szCs w:val="22"/>
              <w:lang w:val="fr-FR"/>
            </w:rPr>
          </w:rPrChange>
        </w:rPr>
        <w:t>Management Implications</w:t>
      </w:r>
      <w:r w:rsidRPr="0058734D">
        <w:rPr>
          <w:b/>
          <w:iCs/>
          <w:sz w:val="22"/>
          <w:szCs w:val="22"/>
          <w:rPrChange w:id="598" w:author="Westphal, Michael F" w:date="2017-10-05T14:51:00Z">
            <w:rPr>
              <w:i/>
              <w:iCs/>
              <w:sz w:val="22"/>
              <w:szCs w:val="22"/>
            </w:rPr>
          </w:rPrChange>
        </w:rPr>
        <w:t xml:space="preserve"> </w:t>
      </w:r>
    </w:p>
    <w:p w14:paraId="2903CEEC" w14:textId="02E9C94D" w:rsidR="00736E7E" w:rsidRPr="0058734D" w:rsidDel="000563A9" w:rsidRDefault="00035BFF" w:rsidP="005B46DE">
      <w:pPr>
        <w:pStyle w:val="Body"/>
        <w:spacing w:line="480" w:lineRule="auto"/>
        <w:ind w:firstLine="720"/>
        <w:rPr>
          <w:del w:id="599" w:author="Westphal, Michael F" w:date="2017-07-30T15:20:00Z"/>
          <w:i/>
          <w:iCs/>
          <w:sz w:val="22"/>
          <w:szCs w:val="22"/>
          <w:rPrChange w:id="600" w:author="Westphal, Michael F" w:date="2017-10-05T14:51:00Z">
            <w:rPr>
              <w:del w:id="601" w:author="Westphal, Michael F" w:date="2017-07-30T15:20:00Z"/>
              <w:i/>
              <w:iCs/>
              <w:sz w:val="22"/>
              <w:szCs w:val="22"/>
            </w:rPr>
          </w:rPrChange>
        </w:rPr>
        <w:pPrChange w:id="602" w:author="Westphal, Michael F" w:date="2017-10-05T14:54:00Z">
          <w:pPr>
            <w:pStyle w:val="Body"/>
            <w:spacing w:line="480" w:lineRule="auto"/>
          </w:pPr>
        </w:pPrChange>
      </w:pPr>
      <w:del w:id="603" w:author="Westphal, Michael F" w:date="2017-07-30T15:20:00Z">
        <w:r w:rsidRPr="0058734D" w:rsidDel="000563A9">
          <w:rPr>
            <w:b/>
            <w:bCs/>
            <w:i/>
            <w:iCs/>
            <w:sz w:val="22"/>
            <w:szCs w:val="22"/>
            <w:rPrChange w:id="604" w:author="Westphal, Michael F" w:date="2017-10-05T14:51:00Z">
              <w:rPr>
                <w:b/>
                <w:bCs/>
                <w:i/>
                <w:iCs/>
                <w:sz w:val="22"/>
                <w:szCs w:val="22"/>
              </w:rPr>
            </w:rPrChange>
          </w:rPr>
          <w:delText>[NO NEED TO HAVE THIS SECTION FOR CONS BIO, INSTEAD RECAP WHAT WE LEARNED ABOUT PLANT FACILITATION APPROACH] [SPECIFICALLY NEED A THOROUGH DISCUSSION OF GERMANO METHODOLOGICAL APPROACH VS OUR APPROACH]</w:delText>
        </w:r>
      </w:del>
    </w:p>
    <w:p w14:paraId="12260137" w14:textId="267D7EE2" w:rsidR="00736E7E" w:rsidDel="005B46DE" w:rsidRDefault="00035BFF" w:rsidP="005B46DE">
      <w:pPr>
        <w:pStyle w:val="Body"/>
        <w:spacing w:line="480" w:lineRule="auto"/>
        <w:ind w:firstLine="720"/>
        <w:rPr>
          <w:del w:id="605" w:author="Westphal, Michael F" w:date="2017-10-05T14:53:00Z"/>
          <w:sz w:val="22"/>
          <w:szCs w:val="22"/>
        </w:rPr>
        <w:pPrChange w:id="606" w:author="Westphal, Michael F" w:date="2017-10-05T14:54:00Z">
          <w:pPr>
            <w:pStyle w:val="Body"/>
            <w:spacing w:line="480" w:lineRule="auto"/>
          </w:pPr>
        </w:pPrChange>
      </w:pPr>
      <w:del w:id="607" w:author="Westphal, Michael F" w:date="2017-10-05T14:50:00Z">
        <w:r w:rsidRPr="0058734D" w:rsidDel="0058734D">
          <w:rPr>
            <w:i/>
            <w:sz w:val="22"/>
            <w:szCs w:val="22"/>
            <w:rPrChange w:id="608" w:author="Westphal, Michael F" w:date="2017-10-05T14:51:00Z">
              <w:rPr>
                <w:sz w:val="22"/>
                <w:szCs w:val="22"/>
              </w:rPr>
            </w:rPrChange>
          </w:rPr>
          <w:delText xml:space="preserve">Although lizards </w:delText>
        </w:r>
      </w:del>
      <w:del w:id="609" w:author="Westphal, Michael F" w:date="2017-07-30T15:26:00Z">
        <w:r w:rsidRPr="0058734D" w:rsidDel="0003740B">
          <w:rPr>
            <w:i/>
            <w:sz w:val="22"/>
            <w:szCs w:val="22"/>
            <w:rPrChange w:id="610" w:author="Westphal, Michael F" w:date="2017-10-05T14:51:00Z">
              <w:rPr>
                <w:sz w:val="22"/>
                <w:szCs w:val="22"/>
              </w:rPr>
            </w:rPrChange>
          </w:rPr>
          <w:delText>can survive in areas without shrubs</w:delText>
        </w:r>
      </w:del>
      <w:del w:id="611" w:author="Westphal, Michael F" w:date="2017-10-05T14:50:00Z">
        <w:r w:rsidRPr="0058734D" w:rsidDel="0058734D">
          <w:rPr>
            <w:i/>
            <w:sz w:val="22"/>
            <w:szCs w:val="22"/>
            <w:rPrChange w:id="612" w:author="Westphal, Michael F" w:date="2017-10-05T14:51:00Z">
              <w:rPr>
                <w:sz w:val="22"/>
                <w:szCs w:val="22"/>
              </w:rPr>
            </w:rPrChange>
          </w:rPr>
          <w:delText>, their</w:delText>
        </w:r>
      </w:del>
      <w:ins w:id="613" w:author="Westphal, Michael F" w:date="2017-10-05T14:51:00Z">
        <w:r w:rsidR="0058734D" w:rsidRPr="0058734D">
          <w:rPr>
            <w:bCs/>
            <w:i/>
            <w:iCs/>
            <w:sz w:val="22"/>
            <w:szCs w:val="22"/>
            <w:rPrChange w:id="614" w:author="Westphal, Michael F" w:date="2017-10-05T14:51:00Z">
              <w:rPr>
                <w:bCs/>
                <w:iCs/>
                <w:sz w:val="22"/>
                <w:szCs w:val="22"/>
              </w:rPr>
            </w:rPrChange>
          </w:rPr>
          <w:t xml:space="preserve">G. </w:t>
        </w:r>
        <w:proofErr w:type="spellStart"/>
        <w:r w:rsidR="0058734D" w:rsidRPr="0058734D">
          <w:rPr>
            <w:bCs/>
            <w:i/>
            <w:iCs/>
            <w:sz w:val="22"/>
            <w:szCs w:val="22"/>
            <w:rPrChange w:id="615" w:author="Westphal, Michael F" w:date="2017-10-05T14:51:00Z">
              <w:rPr>
                <w:bCs/>
                <w:iCs/>
                <w:sz w:val="22"/>
                <w:szCs w:val="22"/>
              </w:rPr>
            </w:rPrChange>
          </w:rPr>
          <w:t>sila</w:t>
        </w:r>
        <w:r w:rsidR="0058734D">
          <w:rPr>
            <w:bCs/>
            <w:iCs/>
            <w:sz w:val="22"/>
            <w:szCs w:val="22"/>
          </w:rPr>
          <w:t>’s</w:t>
        </w:r>
      </w:ins>
      <w:proofErr w:type="spellEnd"/>
      <w:r>
        <w:rPr>
          <w:sz w:val="22"/>
          <w:szCs w:val="22"/>
        </w:rPr>
        <w:t xml:space="preserve"> close association with shrubs when </w:t>
      </w:r>
      <w:del w:id="616" w:author="Westphal, Michael F" w:date="2017-07-30T15:26:00Z">
        <w:r w:rsidDel="0003740B">
          <w:rPr>
            <w:sz w:val="22"/>
            <w:szCs w:val="22"/>
          </w:rPr>
          <w:delText xml:space="preserve">possible </w:delText>
        </w:r>
      </w:del>
      <w:ins w:id="617" w:author="Westphal, Michael F" w:date="2017-07-30T15:26:00Z">
        <w:r w:rsidR="0003740B">
          <w:rPr>
            <w:sz w:val="22"/>
            <w:szCs w:val="22"/>
          </w:rPr>
          <w:t xml:space="preserve">present </w:t>
        </w:r>
      </w:ins>
      <w:r>
        <w:rPr>
          <w:sz w:val="22"/>
          <w:szCs w:val="22"/>
        </w:rPr>
        <w:t xml:space="preserve">indicates that positive interactions between shrub and lizards </w:t>
      </w:r>
      <w:del w:id="618" w:author="Westphal, Michael F" w:date="2017-07-30T15:27:00Z">
        <w:r w:rsidDel="0003740B">
          <w:rPr>
            <w:sz w:val="22"/>
            <w:szCs w:val="22"/>
          </w:rPr>
          <w:delText>are likely</w:delText>
        </w:r>
      </w:del>
      <w:ins w:id="619" w:author="Westphal, Michael F" w:date="2017-07-30T15:27:00Z">
        <w:r w:rsidR="0003740B">
          <w:rPr>
            <w:sz w:val="22"/>
            <w:szCs w:val="22"/>
          </w:rPr>
          <w:t>can be</w:t>
        </w:r>
      </w:ins>
      <w:r>
        <w:rPr>
          <w:sz w:val="22"/>
          <w:szCs w:val="22"/>
        </w:rPr>
        <w:t xml:space="preserve"> </w:t>
      </w:r>
      <w:del w:id="620" w:author="Westphal, Michael F" w:date="2017-07-30T15:27:00Z">
        <w:r w:rsidDel="0003740B">
          <w:rPr>
            <w:sz w:val="22"/>
            <w:szCs w:val="22"/>
          </w:rPr>
          <w:delText xml:space="preserve">important </w:delText>
        </w:r>
      </w:del>
      <w:ins w:id="621" w:author="Westphal, Michael F" w:date="2017-07-30T15:27:00Z">
        <w:r w:rsidR="0003740B">
          <w:rPr>
            <w:sz w:val="22"/>
            <w:szCs w:val="22"/>
          </w:rPr>
          <w:t xml:space="preserve">beneficial </w:t>
        </w:r>
      </w:ins>
      <w:r>
        <w:rPr>
          <w:sz w:val="22"/>
          <w:szCs w:val="22"/>
        </w:rPr>
        <w:t xml:space="preserve">to lizards (Warrick et al. 1998, </w:t>
      </w:r>
      <w:proofErr w:type="spellStart"/>
      <w:r>
        <w:rPr>
          <w:sz w:val="22"/>
          <w:szCs w:val="22"/>
        </w:rPr>
        <w:t>Lortie</w:t>
      </w:r>
      <w:proofErr w:type="spellEnd"/>
      <w:r>
        <w:rPr>
          <w:sz w:val="22"/>
          <w:szCs w:val="22"/>
        </w:rPr>
        <w:t xml:space="preserve"> et al. 2015, </w:t>
      </w:r>
      <w:proofErr w:type="spellStart"/>
      <w:r>
        <w:rPr>
          <w:sz w:val="22"/>
          <w:szCs w:val="22"/>
        </w:rPr>
        <w:t>Filazzola</w:t>
      </w:r>
      <w:proofErr w:type="spellEnd"/>
      <w:r>
        <w:rPr>
          <w:sz w:val="22"/>
          <w:szCs w:val="22"/>
        </w:rPr>
        <w:t xml:space="preserve"> et al. 2017). Lizards used shrubs significantly more for behaviors such as thermoregulation and predator avoidance over other habitat types. Body temperature regulation is of particular importance to the survival of </w:t>
      </w:r>
      <w:proofErr w:type="spellStart"/>
      <w:r>
        <w:rPr>
          <w:sz w:val="22"/>
          <w:szCs w:val="22"/>
        </w:rPr>
        <w:t>poikilotherms</w:t>
      </w:r>
      <w:proofErr w:type="spellEnd"/>
      <w:r>
        <w:rPr>
          <w:sz w:val="22"/>
          <w:szCs w:val="22"/>
        </w:rPr>
        <w:t xml:space="preserve"> such as lizards (Huey 1974, </w:t>
      </w:r>
      <w:proofErr w:type="spellStart"/>
      <w:r>
        <w:rPr>
          <w:sz w:val="22"/>
          <w:szCs w:val="22"/>
        </w:rPr>
        <w:t>Díaz</w:t>
      </w:r>
      <w:proofErr w:type="spellEnd"/>
      <w:r>
        <w:rPr>
          <w:sz w:val="22"/>
          <w:szCs w:val="22"/>
        </w:rPr>
        <w:t xml:space="preserve"> and </w:t>
      </w:r>
      <w:proofErr w:type="spellStart"/>
      <w:r>
        <w:rPr>
          <w:sz w:val="22"/>
          <w:szCs w:val="22"/>
        </w:rPr>
        <w:t>Cabezas-Díaz</w:t>
      </w:r>
      <w:proofErr w:type="spellEnd"/>
      <w:r>
        <w:rPr>
          <w:sz w:val="22"/>
          <w:szCs w:val="22"/>
        </w:rPr>
        <w:t xml:space="preserve"> 2004, Kerr et al. 2004). With climate change predicted to have a high impact on this area, this activity could potentially take up even more time due to increased temperature stress on lizards (Vickers 2011, Westphal et al. 2016, </w:t>
      </w:r>
      <w:proofErr w:type="spellStart"/>
      <w:r>
        <w:rPr>
          <w:sz w:val="22"/>
          <w:szCs w:val="22"/>
        </w:rPr>
        <w:t>Filazzola</w:t>
      </w:r>
      <w:proofErr w:type="spellEnd"/>
      <w:r>
        <w:rPr>
          <w:sz w:val="22"/>
          <w:szCs w:val="22"/>
        </w:rPr>
        <w:t xml:space="preserve"> et al. 2017). The presence of shrubs, whether naturally occurring or planted, could benefit lizards by providing additional sources of shelter and refuge (Kerr et al. 2004, </w:t>
      </w:r>
      <w:proofErr w:type="spellStart"/>
      <w:r>
        <w:rPr>
          <w:sz w:val="22"/>
          <w:szCs w:val="22"/>
        </w:rPr>
        <w:t>Lortie</w:t>
      </w:r>
      <w:proofErr w:type="spellEnd"/>
      <w:r>
        <w:rPr>
          <w:sz w:val="22"/>
          <w:szCs w:val="22"/>
        </w:rPr>
        <w:t xml:space="preserve"> et al. 2015, </w:t>
      </w:r>
      <w:proofErr w:type="spellStart"/>
      <w:proofErr w:type="gramStart"/>
      <w:r>
        <w:rPr>
          <w:sz w:val="22"/>
          <w:szCs w:val="22"/>
        </w:rPr>
        <w:t>Filazzola</w:t>
      </w:r>
      <w:proofErr w:type="spellEnd"/>
      <w:proofErr w:type="gramEnd"/>
      <w:r>
        <w:rPr>
          <w:sz w:val="22"/>
          <w:szCs w:val="22"/>
        </w:rPr>
        <w:t xml:space="preserve"> et al. </w:t>
      </w:r>
      <w:r>
        <w:rPr>
          <w:sz w:val="22"/>
          <w:szCs w:val="22"/>
        </w:rPr>
        <w:lastRenderedPageBreak/>
        <w:t>2017). Shrubs can also benefit other burrow-dwelling species, such as kangaroo rats (</w:t>
      </w:r>
      <w:proofErr w:type="spellStart"/>
      <w:r>
        <w:rPr>
          <w:sz w:val="22"/>
          <w:szCs w:val="22"/>
        </w:rPr>
        <w:t>Hawbecker</w:t>
      </w:r>
      <w:proofErr w:type="spellEnd"/>
      <w:r>
        <w:rPr>
          <w:sz w:val="22"/>
          <w:szCs w:val="22"/>
        </w:rPr>
        <w:t xml:space="preserve"> 1951, </w:t>
      </w:r>
      <w:proofErr w:type="spellStart"/>
      <w:r>
        <w:rPr>
          <w:sz w:val="22"/>
          <w:szCs w:val="22"/>
        </w:rPr>
        <w:t>Prugh</w:t>
      </w:r>
      <w:proofErr w:type="spellEnd"/>
      <w:r>
        <w:rPr>
          <w:sz w:val="22"/>
          <w:szCs w:val="22"/>
        </w:rPr>
        <w:t xml:space="preserve"> et al. 2011, </w:t>
      </w:r>
      <w:proofErr w:type="spellStart"/>
      <w:r>
        <w:rPr>
          <w:sz w:val="22"/>
          <w:szCs w:val="22"/>
        </w:rPr>
        <w:t>Lortie</w:t>
      </w:r>
      <w:proofErr w:type="spellEnd"/>
      <w:r>
        <w:rPr>
          <w:sz w:val="22"/>
          <w:szCs w:val="22"/>
        </w:rPr>
        <w:t xml:space="preserve"> et al. 2015). Higher densities of burrows are found under shrubs compared to open areas (Hansen et al. 1994, </w:t>
      </w:r>
      <w:proofErr w:type="spellStart"/>
      <w:r>
        <w:rPr>
          <w:sz w:val="22"/>
          <w:szCs w:val="22"/>
        </w:rPr>
        <w:t>Filazzola</w:t>
      </w:r>
      <w:proofErr w:type="spellEnd"/>
      <w:r>
        <w:rPr>
          <w:sz w:val="22"/>
          <w:szCs w:val="22"/>
        </w:rPr>
        <w:t xml:space="preserve"> et al. 2017).  Burrows are often used by lizards for shelter and refuge (Hansen et al. 1994, </w:t>
      </w:r>
      <w:proofErr w:type="spellStart"/>
      <w:r>
        <w:rPr>
          <w:sz w:val="22"/>
          <w:szCs w:val="22"/>
        </w:rPr>
        <w:t>Grillet</w:t>
      </w:r>
      <w:proofErr w:type="spellEnd"/>
      <w:r>
        <w:rPr>
          <w:sz w:val="22"/>
          <w:szCs w:val="22"/>
        </w:rPr>
        <w:t xml:space="preserve"> et al. 2010), so the increased abundance of these burrowing animals could increase burrow density (</w:t>
      </w:r>
      <w:proofErr w:type="spellStart"/>
      <w:r>
        <w:rPr>
          <w:sz w:val="22"/>
          <w:szCs w:val="22"/>
        </w:rPr>
        <w:t>Prugh</w:t>
      </w:r>
      <w:proofErr w:type="spellEnd"/>
      <w:r>
        <w:rPr>
          <w:sz w:val="22"/>
          <w:szCs w:val="22"/>
        </w:rPr>
        <w:t xml:space="preserve"> et al. 2011). This would provide additional benefits to lizards due to the increased shelter and refuge available (Steffen et al. 2006, </w:t>
      </w:r>
      <w:proofErr w:type="spellStart"/>
      <w:r>
        <w:rPr>
          <w:sz w:val="22"/>
          <w:szCs w:val="22"/>
        </w:rPr>
        <w:t>Filazzola</w:t>
      </w:r>
      <w:proofErr w:type="spellEnd"/>
      <w:r>
        <w:rPr>
          <w:sz w:val="22"/>
          <w:szCs w:val="22"/>
        </w:rPr>
        <w:t xml:space="preserve"> et al. 2017). </w:t>
      </w:r>
      <w:del w:id="622" w:author="Westphal, Michael F" w:date="2017-10-05T14:52:00Z">
        <w:r w:rsidDel="0058734D">
          <w:rPr>
            <w:sz w:val="22"/>
            <w:szCs w:val="22"/>
          </w:rPr>
          <w:delText>Because of this shrubs</w:delText>
        </w:r>
      </w:del>
      <w:ins w:id="623" w:author="Westphal, Michael F" w:date="2017-10-05T14:52:00Z">
        <w:r w:rsidR="0058734D">
          <w:rPr>
            <w:sz w:val="22"/>
            <w:szCs w:val="22"/>
          </w:rPr>
          <w:t>Shrubs</w:t>
        </w:r>
      </w:ins>
      <w:r>
        <w:rPr>
          <w:sz w:val="22"/>
          <w:szCs w:val="22"/>
        </w:rPr>
        <w:t xml:space="preserve"> </w:t>
      </w:r>
      <w:del w:id="624" w:author="Westphal, Michael F" w:date="2017-10-05T14:52:00Z">
        <w:r w:rsidDel="0058734D">
          <w:rPr>
            <w:sz w:val="22"/>
            <w:szCs w:val="22"/>
          </w:rPr>
          <w:delText xml:space="preserve">should </w:delText>
        </w:r>
      </w:del>
      <w:ins w:id="625" w:author="Westphal, Michael F" w:date="2017-10-05T14:52:00Z">
        <w:r w:rsidR="0058734D">
          <w:rPr>
            <w:sz w:val="22"/>
            <w:szCs w:val="22"/>
          </w:rPr>
          <w:t>therefore should</w:t>
        </w:r>
        <w:r w:rsidR="0058734D">
          <w:rPr>
            <w:sz w:val="22"/>
            <w:szCs w:val="22"/>
          </w:rPr>
          <w:t xml:space="preserve"> </w:t>
        </w:r>
      </w:ins>
      <w:r>
        <w:rPr>
          <w:sz w:val="22"/>
          <w:szCs w:val="22"/>
        </w:rPr>
        <w:t xml:space="preserve">be taken into account as part of </w:t>
      </w:r>
      <w:ins w:id="626" w:author="Westphal, Michael F" w:date="2017-10-05T14:52:00Z">
        <w:r w:rsidR="005B46DE">
          <w:rPr>
            <w:sz w:val="22"/>
            <w:szCs w:val="22"/>
          </w:rPr>
          <w:t xml:space="preserve">the effort to recover </w:t>
        </w:r>
        <w:r w:rsidR="005B46DE" w:rsidRPr="005B46DE">
          <w:rPr>
            <w:i/>
            <w:sz w:val="22"/>
            <w:szCs w:val="22"/>
            <w:rPrChange w:id="627" w:author="Westphal, Michael F" w:date="2017-10-05T14:53:00Z">
              <w:rPr>
                <w:sz w:val="22"/>
                <w:szCs w:val="22"/>
              </w:rPr>
            </w:rPrChange>
          </w:rPr>
          <w:t xml:space="preserve">G. </w:t>
        </w:r>
        <w:proofErr w:type="spellStart"/>
        <w:r w:rsidR="005B46DE" w:rsidRPr="005B46DE">
          <w:rPr>
            <w:i/>
            <w:sz w:val="22"/>
            <w:szCs w:val="22"/>
            <w:rPrChange w:id="628" w:author="Westphal, Michael F" w:date="2017-10-05T14:53:00Z">
              <w:rPr>
                <w:sz w:val="22"/>
                <w:szCs w:val="22"/>
              </w:rPr>
            </w:rPrChange>
          </w:rPr>
          <w:t>sila</w:t>
        </w:r>
      </w:ins>
      <w:proofErr w:type="spellEnd"/>
      <w:del w:id="629" w:author="Westphal, Michael F" w:date="2017-10-05T14:52:00Z">
        <w:r w:rsidDel="005B46DE">
          <w:rPr>
            <w:sz w:val="22"/>
            <w:szCs w:val="22"/>
          </w:rPr>
          <w:delText>blunt-nosed leopard lizards species recovery efforts whether shrubs are present or shrub restoration and/or addition is being considered for the site (Filazzola et al. 2017)</w:delText>
        </w:r>
      </w:del>
      <w:r>
        <w:rPr>
          <w:sz w:val="22"/>
          <w:szCs w:val="22"/>
        </w:rPr>
        <w:t xml:space="preserve">. These findings are likely applicable to other lizard species and small animals that face similar environmental conditions. By including shrubs as an aspect of the blunt-nosed leopard lizard recovery plan, land managers can help to ensure quality habitat is available for leopard lizards and ensure their survival into the future. </w:t>
      </w:r>
    </w:p>
    <w:p w14:paraId="57094769" w14:textId="77777777" w:rsidR="00736E7E" w:rsidDel="005B46DE" w:rsidRDefault="00736E7E" w:rsidP="005B46DE">
      <w:pPr>
        <w:pStyle w:val="Body"/>
        <w:spacing w:line="480" w:lineRule="auto"/>
        <w:ind w:firstLine="720"/>
        <w:rPr>
          <w:del w:id="630" w:author="Westphal, Michael F" w:date="2017-10-05T14:53:00Z"/>
          <w:sz w:val="22"/>
          <w:szCs w:val="22"/>
        </w:rPr>
        <w:pPrChange w:id="631" w:author="Westphal, Michael F" w:date="2017-10-05T14:54:00Z">
          <w:pPr>
            <w:pStyle w:val="Body"/>
            <w:spacing w:line="480" w:lineRule="auto"/>
          </w:pPr>
        </w:pPrChange>
      </w:pPr>
    </w:p>
    <w:p w14:paraId="1A057C56" w14:textId="77777777" w:rsidR="00736E7E" w:rsidDel="005B46DE" w:rsidRDefault="00736E7E" w:rsidP="005B46DE">
      <w:pPr>
        <w:pStyle w:val="Body"/>
        <w:spacing w:line="480" w:lineRule="auto"/>
        <w:ind w:firstLine="720"/>
        <w:rPr>
          <w:del w:id="632" w:author="Westphal, Michael F" w:date="2017-10-05T14:53:00Z"/>
          <w:sz w:val="22"/>
          <w:szCs w:val="22"/>
        </w:rPr>
        <w:pPrChange w:id="633" w:author="Westphal, Michael F" w:date="2017-10-05T14:54:00Z">
          <w:pPr>
            <w:pStyle w:val="Body"/>
            <w:spacing w:line="480" w:lineRule="auto"/>
          </w:pPr>
        </w:pPrChange>
      </w:pPr>
    </w:p>
    <w:p w14:paraId="5F7FA603" w14:textId="77777777" w:rsidR="00736E7E" w:rsidDel="005B46DE" w:rsidRDefault="00736E7E" w:rsidP="005B46DE">
      <w:pPr>
        <w:pStyle w:val="Body"/>
        <w:spacing w:line="480" w:lineRule="auto"/>
        <w:ind w:firstLine="720"/>
        <w:rPr>
          <w:del w:id="634" w:author="Westphal, Michael F" w:date="2017-10-05T14:53:00Z"/>
          <w:sz w:val="22"/>
          <w:szCs w:val="22"/>
        </w:rPr>
        <w:pPrChange w:id="635" w:author="Westphal, Michael F" w:date="2017-10-05T14:54:00Z">
          <w:pPr>
            <w:pStyle w:val="Body"/>
            <w:spacing w:line="480" w:lineRule="auto"/>
          </w:pPr>
        </w:pPrChange>
      </w:pPr>
    </w:p>
    <w:p w14:paraId="3F10B8D3" w14:textId="77777777" w:rsidR="00736E7E" w:rsidRDefault="00736E7E" w:rsidP="005B46DE">
      <w:pPr>
        <w:pStyle w:val="Body"/>
        <w:spacing w:line="480" w:lineRule="auto"/>
        <w:ind w:firstLine="720"/>
        <w:rPr>
          <w:sz w:val="22"/>
          <w:szCs w:val="22"/>
        </w:rPr>
        <w:pPrChange w:id="636" w:author="Westphal, Michael F" w:date="2017-10-05T14:54:00Z">
          <w:pPr>
            <w:pStyle w:val="Body"/>
            <w:spacing w:line="480" w:lineRule="auto"/>
          </w:pPr>
        </w:pPrChange>
      </w:pPr>
    </w:p>
    <w:p w14:paraId="7F8F5A87" w14:textId="5F9B91B3" w:rsidR="00736E7E" w:rsidDel="00915A9A" w:rsidRDefault="00736E7E">
      <w:pPr>
        <w:pStyle w:val="Body"/>
        <w:spacing w:line="480" w:lineRule="auto"/>
        <w:rPr>
          <w:del w:id="637" w:author="Westphal, Michael F" w:date="2017-10-05T14:24:00Z"/>
          <w:sz w:val="22"/>
          <w:szCs w:val="22"/>
        </w:rPr>
      </w:pPr>
    </w:p>
    <w:p w14:paraId="3990F21E" w14:textId="6E317630" w:rsidR="00736E7E" w:rsidDel="00915A9A" w:rsidRDefault="00736E7E">
      <w:pPr>
        <w:pStyle w:val="Body"/>
        <w:spacing w:line="480" w:lineRule="auto"/>
        <w:rPr>
          <w:del w:id="638" w:author="Westphal, Michael F" w:date="2017-10-05T14:24:00Z"/>
          <w:sz w:val="22"/>
          <w:szCs w:val="22"/>
        </w:rPr>
      </w:pPr>
    </w:p>
    <w:p w14:paraId="08A53328" w14:textId="7A8FFA6F" w:rsidR="00736E7E" w:rsidDel="00915A9A" w:rsidRDefault="00736E7E">
      <w:pPr>
        <w:pStyle w:val="Body"/>
        <w:spacing w:line="480" w:lineRule="auto"/>
        <w:rPr>
          <w:del w:id="639" w:author="Westphal, Michael F" w:date="2017-10-05T14:24:00Z"/>
          <w:sz w:val="22"/>
          <w:szCs w:val="22"/>
        </w:rPr>
      </w:pPr>
    </w:p>
    <w:p w14:paraId="44A8393B" w14:textId="00875CDA" w:rsidR="00736E7E" w:rsidDel="00915A9A" w:rsidRDefault="00736E7E">
      <w:pPr>
        <w:pStyle w:val="Body"/>
        <w:spacing w:line="480" w:lineRule="auto"/>
        <w:rPr>
          <w:del w:id="640" w:author="Westphal, Michael F" w:date="2017-10-05T14:24:00Z"/>
          <w:sz w:val="22"/>
          <w:szCs w:val="22"/>
        </w:rPr>
      </w:pPr>
    </w:p>
    <w:p w14:paraId="04A87304" w14:textId="6401D9A8" w:rsidR="00736E7E" w:rsidDel="00915A9A" w:rsidRDefault="00736E7E">
      <w:pPr>
        <w:pStyle w:val="Body"/>
        <w:spacing w:line="480" w:lineRule="auto"/>
        <w:rPr>
          <w:del w:id="641" w:author="Westphal, Michael F" w:date="2017-10-05T14:24:00Z"/>
          <w:sz w:val="22"/>
          <w:szCs w:val="22"/>
        </w:rPr>
      </w:pPr>
    </w:p>
    <w:p w14:paraId="4D51071E" w14:textId="77777777" w:rsidR="00736E7E" w:rsidDel="00915A9A" w:rsidRDefault="00035BFF">
      <w:pPr>
        <w:pStyle w:val="Body"/>
        <w:spacing w:after="160" w:line="259" w:lineRule="auto"/>
        <w:rPr>
          <w:del w:id="642" w:author="Westphal, Michael F" w:date="2017-10-05T14:24:00Z"/>
        </w:rPr>
      </w:pPr>
      <w:del w:id="643" w:author="Westphal, Michael F" w:date="2017-10-05T14:24:00Z">
        <w:r w:rsidDel="00915A9A">
          <w:rPr>
            <w:rFonts w:ascii="Arial Unicode MS" w:hAnsi="Arial Unicode MS"/>
            <w:sz w:val="22"/>
            <w:szCs w:val="22"/>
          </w:rPr>
          <w:br w:type="page"/>
        </w:r>
      </w:del>
    </w:p>
    <w:p w14:paraId="388AD940" w14:textId="77777777" w:rsidR="00736E7E" w:rsidRDefault="00035BFF" w:rsidP="00915A9A">
      <w:pPr>
        <w:pStyle w:val="Body"/>
        <w:spacing w:after="160" w:line="259" w:lineRule="auto"/>
        <w:rPr>
          <w:b/>
          <w:bCs/>
          <w:sz w:val="22"/>
          <w:szCs w:val="22"/>
        </w:rPr>
        <w:pPrChange w:id="644" w:author="Westphal, Michael F" w:date="2017-10-05T14:24:00Z">
          <w:pPr>
            <w:pStyle w:val="Body"/>
            <w:spacing w:line="480" w:lineRule="auto"/>
          </w:pPr>
        </w:pPrChange>
      </w:pPr>
      <w:proofErr w:type="spellStart"/>
      <w:r>
        <w:rPr>
          <w:b/>
          <w:bCs/>
          <w:sz w:val="22"/>
          <w:szCs w:val="22"/>
          <w:lang w:val="fr-FR"/>
        </w:rPr>
        <w:t>References</w:t>
      </w:r>
      <w:proofErr w:type="spellEnd"/>
    </w:p>
    <w:p w14:paraId="41BD2D70" w14:textId="77777777" w:rsidR="00736E7E" w:rsidRDefault="00035BFF">
      <w:pPr>
        <w:pStyle w:val="Body"/>
        <w:spacing w:line="480" w:lineRule="auto"/>
        <w:ind w:left="720" w:hanging="720"/>
        <w:rPr>
          <w:sz w:val="22"/>
          <w:szCs w:val="22"/>
        </w:rPr>
      </w:pPr>
      <w:r>
        <w:rPr>
          <w:sz w:val="22"/>
          <w:szCs w:val="22"/>
        </w:rPr>
        <w:t xml:space="preserve">Anderson R.A., Housman M.L., Grant L.J. 2010. The role of running in predation and </w:t>
      </w:r>
      <w:proofErr w:type="spellStart"/>
      <w:r>
        <w:rPr>
          <w:sz w:val="22"/>
          <w:szCs w:val="22"/>
        </w:rPr>
        <w:t>antipredation</w:t>
      </w:r>
      <w:proofErr w:type="spellEnd"/>
      <w:r>
        <w:rPr>
          <w:sz w:val="22"/>
          <w:szCs w:val="22"/>
        </w:rPr>
        <w:t xml:space="preserve"> by the leopard lizard, </w:t>
      </w:r>
      <w:proofErr w:type="spellStart"/>
      <w:r>
        <w:rPr>
          <w:i/>
          <w:iCs/>
          <w:sz w:val="22"/>
          <w:szCs w:val="22"/>
        </w:rPr>
        <w:t>Gambelia</w:t>
      </w:r>
      <w:proofErr w:type="spellEnd"/>
      <w:r>
        <w:rPr>
          <w:i/>
          <w:iCs/>
          <w:sz w:val="22"/>
          <w:szCs w:val="22"/>
        </w:rPr>
        <w:t xml:space="preserve"> </w:t>
      </w:r>
      <w:proofErr w:type="spellStart"/>
      <w:r>
        <w:rPr>
          <w:i/>
          <w:iCs/>
          <w:sz w:val="22"/>
          <w:szCs w:val="22"/>
        </w:rPr>
        <w:t>wislizenii</w:t>
      </w:r>
      <w:proofErr w:type="spellEnd"/>
      <w:r>
        <w:rPr>
          <w:sz w:val="22"/>
          <w:szCs w:val="22"/>
        </w:rPr>
        <w:t>. SICB 2010 Annual Meeting.</w:t>
      </w:r>
    </w:p>
    <w:p w14:paraId="1184FC94" w14:textId="77777777" w:rsidR="00736E7E" w:rsidRDefault="00035BFF">
      <w:pPr>
        <w:pStyle w:val="Body"/>
        <w:spacing w:line="480" w:lineRule="auto"/>
        <w:ind w:left="720" w:hanging="720"/>
        <w:rPr>
          <w:sz w:val="22"/>
          <w:szCs w:val="22"/>
        </w:rPr>
      </w:pPr>
      <w:r>
        <w:rPr>
          <w:sz w:val="22"/>
          <w:szCs w:val="22"/>
          <w:lang w:val="de-DE"/>
        </w:rPr>
        <w:t xml:space="preserve">Bachelet D., Ferschweiler K., Sheehan T., Strittholt J. 2016. Climate change effects on southern California deserts. Journal of Arid Environments. 127: 17-29. </w:t>
      </w:r>
    </w:p>
    <w:p w14:paraId="35DA79E8" w14:textId="77777777" w:rsidR="00736E7E" w:rsidRDefault="00035BFF">
      <w:pPr>
        <w:pStyle w:val="Body"/>
        <w:spacing w:line="480" w:lineRule="auto"/>
        <w:ind w:left="720" w:hanging="720"/>
        <w:rPr>
          <w:sz w:val="22"/>
          <w:szCs w:val="22"/>
        </w:rPr>
      </w:pPr>
      <w:proofErr w:type="spellStart"/>
      <w:r>
        <w:rPr>
          <w:sz w:val="22"/>
          <w:szCs w:val="22"/>
        </w:rPr>
        <w:t>Bolker</w:t>
      </w:r>
      <w:proofErr w:type="spellEnd"/>
      <w:r>
        <w:rPr>
          <w:sz w:val="22"/>
          <w:szCs w:val="22"/>
        </w:rPr>
        <w:t xml:space="preserve">, B. M., Brooks, M. E., Clark, C. J., </w:t>
      </w:r>
      <w:proofErr w:type="spellStart"/>
      <w:r>
        <w:rPr>
          <w:sz w:val="22"/>
          <w:szCs w:val="22"/>
        </w:rPr>
        <w:t>Geange</w:t>
      </w:r>
      <w:proofErr w:type="spellEnd"/>
      <w:r>
        <w:rPr>
          <w:sz w:val="22"/>
          <w:szCs w:val="22"/>
        </w:rPr>
        <w:t xml:space="preserve">, S. W., </w:t>
      </w:r>
      <w:proofErr w:type="spellStart"/>
      <w:r>
        <w:rPr>
          <w:sz w:val="22"/>
          <w:szCs w:val="22"/>
        </w:rPr>
        <w:t>Poulsen</w:t>
      </w:r>
      <w:proofErr w:type="spellEnd"/>
      <w:r>
        <w:rPr>
          <w:sz w:val="22"/>
          <w:szCs w:val="22"/>
        </w:rPr>
        <w:t>, J. R., Stevens, M. H. H. and White, J.-S. S. 2009. Generalized linear mixed models: a practical guide for ecology and evolution. - Trends in Ecology &amp; Evolution 24: 127-135.</w:t>
      </w:r>
    </w:p>
    <w:p w14:paraId="19837F58" w14:textId="77777777" w:rsidR="00736E7E" w:rsidRDefault="00035BFF">
      <w:pPr>
        <w:pStyle w:val="Body"/>
        <w:spacing w:line="480" w:lineRule="auto"/>
        <w:ind w:left="720" w:hanging="720"/>
        <w:rPr>
          <w:sz w:val="22"/>
          <w:szCs w:val="22"/>
        </w:rPr>
      </w:pPr>
      <w:r>
        <w:rPr>
          <w:sz w:val="22"/>
          <w:szCs w:val="22"/>
        </w:rPr>
        <w:t xml:space="preserve">Bruno, J. F., </w:t>
      </w:r>
      <w:proofErr w:type="spellStart"/>
      <w:r>
        <w:rPr>
          <w:sz w:val="22"/>
          <w:szCs w:val="22"/>
        </w:rPr>
        <w:t>Stachowicz</w:t>
      </w:r>
      <w:proofErr w:type="spellEnd"/>
      <w:r>
        <w:rPr>
          <w:sz w:val="22"/>
          <w:szCs w:val="22"/>
        </w:rPr>
        <w:t xml:space="preserve">, J. J. and </w:t>
      </w:r>
      <w:proofErr w:type="spellStart"/>
      <w:r>
        <w:rPr>
          <w:sz w:val="22"/>
          <w:szCs w:val="22"/>
        </w:rPr>
        <w:t>Bertness</w:t>
      </w:r>
      <w:proofErr w:type="spellEnd"/>
      <w:r>
        <w:rPr>
          <w:sz w:val="22"/>
          <w:szCs w:val="22"/>
        </w:rPr>
        <w:t xml:space="preserve">, M. D. 2003. Inclusion of facilitation into ecological theory. Trends in Ecology and Evolution 18: 119-125. </w:t>
      </w:r>
    </w:p>
    <w:p w14:paraId="64B90013" w14:textId="77777777" w:rsidR="00736E7E" w:rsidRDefault="00035BFF">
      <w:pPr>
        <w:pStyle w:val="Body"/>
        <w:spacing w:line="480" w:lineRule="auto"/>
        <w:ind w:left="720" w:hanging="720"/>
        <w:rPr>
          <w:sz w:val="22"/>
          <w:szCs w:val="22"/>
        </w:rPr>
      </w:pPr>
      <w:proofErr w:type="spellStart"/>
      <w:r>
        <w:rPr>
          <w:sz w:val="22"/>
          <w:szCs w:val="22"/>
        </w:rPr>
        <w:t>Bulleri</w:t>
      </w:r>
      <w:proofErr w:type="spellEnd"/>
      <w:r>
        <w:rPr>
          <w:sz w:val="22"/>
          <w:szCs w:val="22"/>
        </w:rPr>
        <w:t xml:space="preserve">, F., Bruno, J. F., Silliman, B. R. and </w:t>
      </w:r>
      <w:proofErr w:type="spellStart"/>
      <w:r>
        <w:rPr>
          <w:sz w:val="22"/>
          <w:szCs w:val="22"/>
        </w:rPr>
        <w:t>Stachowicz</w:t>
      </w:r>
      <w:proofErr w:type="spellEnd"/>
      <w:r>
        <w:rPr>
          <w:sz w:val="22"/>
          <w:szCs w:val="22"/>
        </w:rPr>
        <w:t>, J. J. 2016. Facilitation and the niche: implications for coexistence, range shifts and ecosystem functioning. - Functional Ecology 30: 70-78.</w:t>
      </w:r>
    </w:p>
    <w:p w14:paraId="2844C015" w14:textId="77777777" w:rsidR="00736E7E" w:rsidRDefault="00035BFF">
      <w:pPr>
        <w:pStyle w:val="Body"/>
        <w:spacing w:line="480" w:lineRule="auto"/>
        <w:ind w:left="720" w:hanging="720"/>
        <w:rPr>
          <w:sz w:val="22"/>
          <w:szCs w:val="22"/>
        </w:rPr>
      </w:pPr>
      <w:proofErr w:type="spellStart"/>
      <w:r>
        <w:rPr>
          <w:sz w:val="22"/>
          <w:szCs w:val="22"/>
        </w:rPr>
        <w:lastRenderedPageBreak/>
        <w:t>Chave</w:t>
      </w:r>
      <w:proofErr w:type="spellEnd"/>
      <w:r>
        <w:rPr>
          <w:sz w:val="22"/>
          <w:szCs w:val="22"/>
        </w:rPr>
        <w:t xml:space="preserve"> J. 2013. The problem of pattern and scale in ecology: what have we learned in 20 years? Ecology Letters. </w:t>
      </w:r>
      <w:proofErr w:type="spellStart"/>
      <w:proofErr w:type="gramStart"/>
      <w:r>
        <w:rPr>
          <w:sz w:val="22"/>
          <w:szCs w:val="22"/>
        </w:rPr>
        <w:t>doi</w:t>
      </w:r>
      <w:proofErr w:type="spellEnd"/>
      <w:proofErr w:type="gramEnd"/>
      <w:r>
        <w:rPr>
          <w:sz w:val="22"/>
          <w:szCs w:val="22"/>
        </w:rPr>
        <w:t>: 10.1111/ele.12048</w:t>
      </w:r>
    </w:p>
    <w:p w14:paraId="70899DAC" w14:textId="77777777" w:rsidR="00736E7E" w:rsidRDefault="00035BFF">
      <w:pPr>
        <w:pStyle w:val="Body"/>
        <w:spacing w:line="480" w:lineRule="auto"/>
        <w:ind w:left="720" w:hanging="720"/>
        <w:rPr>
          <w:sz w:val="22"/>
          <w:szCs w:val="22"/>
        </w:rPr>
      </w:pPr>
      <w:r>
        <w:rPr>
          <w:sz w:val="22"/>
          <w:szCs w:val="22"/>
        </w:rPr>
        <w:t xml:space="preserve">Crowley S. R., </w:t>
      </w:r>
      <w:proofErr w:type="spellStart"/>
      <w:r>
        <w:rPr>
          <w:sz w:val="22"/>
          <w:szCs w:val="22"/>
        </w:rPr>
        <w:t>Pietruszka</w:t>
      </w:r>
      <w:proofErr w:type="spellEnd"/>
      <w:r>
        <w:rPr>
          <w:sz w:val="22"/>
          <w:szCs w:val="22"/>
        </w:rPr>
        <w:t>, R. D. 1983. Aggressiveness and vocalization in the leopard lizard (</w:t>
      </w:r>
      <w:proofErr w:type="spellStart"/>
      <w:r>
        <w:rPr>
          <w:i/>
          <w:iCs/>
          <w:sz w:val="22"/>
          <w:szCs w:val="22"/>
        </w:rPr>
        <w:t>Gambelia</w:t>
      </w:r>
      <w:proofErr w:type="spellEnd"/>
      <w:r>
        <w:rPr>
          <w:i/>
          <w:iCs/>
          <w:sz w:val="22"/>
          <w:szCs w:val="22"/>
        </w:rPr>
        <w:t xml:space="preserve"> </w:t>
      </w:r>
      <w:proofErr w:type="spellStart"/>
      <w:r>
        <w:rPr>
          <w:i/>
          <w:iCs/>
          <w:sz w:val="22"/>
          <w:szCs w:val="22"/>
        </w:rPr>
        <w:t>wislizennii</w:t>
      </w:r>
      <w:proofErr w:type="spellEnd"/>
      <w:r>
        <w:rPr>
          <w:sz w:val="22"/>
          <w:szCs w:val="22"/>
        </w:rPr>
        <w:t xml:space="preserve">): the influence of temperature. Animal </w:t>
      </w:r>
      <w:proofErr w:type="spellStart"/>
      <w:r>
        <w:rPr>
          <w:sz w:val="22"/>
          <w:szCs w:val="22"/>
        </w:rPr>
        <w:t>Behaviour</w:t>
      </w:r>
      <w:proofErr w:type="spellEnd"/>
      <w:r>
        <w:rPr>
          <w:sz w:val="22"/>
          <w:szCs w:val="22"/>
        </w:rPr>
        <w:t>, 31(4), 1055-1060.</w:t>
      </w:r>
    </w:p>
    <w:p w14:paraId="6A72CA97" w14:textId="77777777" w:rsidR="00736E7E" w:rsidRDefault="00035BFF">
      <w:pPr>
        <w:pStyle w:val="Body"/>
        <w:spacing w:line="480" w:lineRule="auto"/>
        <w:ind w:left="720" w:hanging="720"/>
        <w:rPr>
          <w:sz w:val="22"/>
          <w:szCs w:val="22"/>
        </w:rPr>
      </w:pPr>
      <w:r>
        <w:rPr>
          <w:sz w:val="22"/>
          <w:szCs w:val="22"/>
        </w:rPr>
        <w:t xml:space="preserve">Cook E.R., Woodhouse C.A., </w:t>
      </w:r>
      <w:proofErr w:type="spellStart"/>
      <w:r>
        <w:rPr>
          <w:sz w:val="22"/>
          <w:szCs w:val="22"/>
        </w:rPr>
        <w:t>Eakin</w:t>
      </w:r>
      <w:proofErr w:type="spellEnd"/>
      <w:r>
        <w:rPr>
          <w:sz w:val="22"/>
          <w:szCs w:val="22"/>
        </w:rPr>
        <w:t xml:space="preserve"> C.M., </w:t>
      </w:r>
      <w:proofErr w:type="spellStart"/>
      <w:r>
        <w:rPr>
          <w:sz w:val="22"/>
          <w:szCs w:val="22"/>
        </w:rPr>
        <w:t>Meko</w:t>
      </w:r>
      <w:proofErr w:type="spellEnd"/>
      <w:r>
        <w:rPr>
          <w:sz w:val="22"/>
          <w:szCs w:val="22"/>
        </w:rPr>
        <w:t xml:space="preserve"> D.M., </w:t>
      </w:r>
      <w:proofErr w:type="spellStart"/>
      <w:r>
        <w:rPr>
          <w:sz w:val="22"/>
          <w:szCs w:val="22"/>
        </w:rPr>
        <w:t>Stahle</w:t>
      </w:r>
      <w:proofErr w:type="spellEnd"/>
      <w:r>
        <w:rPr>
          <w:sz w:val="22"/>
          <w:szCs w:val="22"/>
        </w:rPr>
        <w:t xml:space="preserve"> D.W. 2004.Long term aridity changes in the western United States. Science. 306: 1015–1018.</w:t>
      </w:r>
    </w:p>
    <w:p w14:paraId="50D2ED7A" w14:textId="77777777" w:rsidR="00736E7E" w:rsidRDefault="00035BFF">
      <w:pPr>
        <w:pStyle w:val="Body"/>
        <w:spacing w:line="480" w:lineRule="auto"/>
        <w:ind w:left="720" w:hanging="720"/>
        <w:rPr>
          <w:sz w:val="22"/>
          <w:szCs w:val="22"/>
        </w:rPr>
      </w:pPr>
      <w:proofErr w:type="spellStart"/>
      <w:r>
        <w:rPr>
          <w:sz w:val="22"/>
          <w:szCs w:val="22"/>
        </w:rPr>
        <w:t>Díaz</w:t>
      </w:r>
      <w:proofErr w:type="spellEnd"/>
      <w:r>
        <w:rPr>
          <w:sz w:val="22"/>
          <w:szCs w:val="22"/>
        </w:rPr>
        <w:t xml:space="preserve"> J.A., </w:t>
      </w:r>
      <w:proofErr w:type="spellStart"/>
      <w:r>
        <w:rPr>
          <w:sz w:val="22"/>
          <w:szCs w:val="22"/>
        </w:rPr>
        <w:t>Cabezas-Díaz</w:t>
      </w:r>
      <w:proofErr w:type="spellEnd"/>
      <w:r>
        <w:rPr>
          <w:sz w:val="22"/>
          <w:szCs w:val="22"/>
        </w:rPr>
        <w:t xml:space="preserve"> S. 2004. Seasonal variation in the contribution of different </w:t>
      </w:r>
      <w:proofErr w:type="spellStart"/>
      <w:r>
        <w:rPr>
          <w:sz w:val="22"/>
          <w:szCs w:val="22"/>
        </w:rPr>
        <w:t>behavioural</w:t>
      </w:r>
      <w:proofErr w:type="spellEnd"/>
      <w:r>
        <w:rPr>
          <w:sz w:val="22"/>
          <w:szCs w:val="22"/>
        </w:rPr>
        <w:t xml:space="preserve"> mechanisms to lizard thermoregulation. Functional Ecology. 18:867–875.</w:t>
      </w:r>
    </w:p>
    <w:p w14:paraId="46ED4D5E" w14:textId="77777777" w:rsidR="00736E7E" w:rsidRDefault="00035BFF">
      <w:pPr>
        <w:pStyle w:val="Body"/>
        <w:spacing w:line="480" w:lineRule="auto"/>
        <w:ind w:left="720" w:hanging="720"/>
        <w:rPr>
          <w:sz w:val="22"/>
          <w:szCs w:val="22"/>
        </w:rPr>
      </w:pPr>
      <w:r>
        <w:rPr>
          <w:sz w:val="22"/>
          <w:szCs w:val="22"/>
        </w:rPr>
        <w:t xml:space="preserve">Fields M.J., Coffin D.P., </w:t>
      </w:r>
      <w:proofErr w:type="spellStart"/>
      <w:r>
        <w:rPr>
          <w:sz w:val="22"/>
          <w:szCs w:val="22"/>
        </w:rPr>
        <w:t>Gosz</w:t>
      </w:r>
      <w:proofErr w:type="spellEnd"/>
      <w:r>
        <w:rPr>
          <w:sz w:val="22"/>
          <w:szCs w:val="22"/>
        </w:rPr>
        <w:t xml:space="preserve"> J.R. 1999.Burrowing activities of kangaroo rats and patterns in plant species dominance at a shortgrass steppe-desert grassland ecotone. Journal of Vegetation Science. 10:123–130.</w:t>
      </w:r>
    </w:p>
    <w:p w14:paraId="18BDE625" w14:textId="77777777" w:rsidR="00736E7E" w:rsidRDefault="00035BFF">
      <w:pPr>
        <w:pStyle w:val="Body"/>
        <w:spacing w:line="480" w:lineRule="auto"/>
        <w:ind w:left="720" w:hanging="720"/>
        <w:rPr>
          <w:sz w:val="22"/>
          <w:szCs w:val="22"/>
        </w:rPr>
      </w:pPr>
      <w:proofErr w:type="spellStart"/>
      <w:r>
        <w:rPr>
          <w:sz w:val="22"/>
          <w:szCs w:val="22"/>
        </w:rPr>
        <w:t>Filazzola</w:t>
      </w:r>
      <w:proofErr w:type="spellEnd"/>
      <w:r>
        <w:rPr>
          <w:sz w:val="22"/>
          <w:szCs w:val="22"/>
        </w:rPr>
        <w:t xml:space="preserve"> A., </w:t>
      </w:r>
      <w:proofErr w:type="spellStart"/>
      <w:r>
        <w:rPr>
          <w:sz w:val="22"/>
          <w:szCs w:val="22"/>
        </w:rPr>
        <w:t>Lortie</w:t>
      </w:r>
      <w:proofErr w:type="spellEnd"/>
      <w:r>
        <w:rPr>
          <w:sz w:val="22"/>
          <w:szCs w:val="22"/>
        </w:rPr>
        <w:t xml:space="preserve"> C.J. 2014. A systematic review and conceptual framework for the mechanistic pathways of nurse plants. Global Ecology and Biogeography. 23: 1335-1345. </w:t>
      </w:r>
    </w:p>
    <w:p w14:paraId="4832C87F" w14:textId="77777777" w:rsidR="00736E7E" w:rsidRDefault="00035BFF">
      <w:pPr>
        <w:pStyle w:val="Body"/>
        <w:spacing w:line="480" w:lineRule="auto"/>
        <w:ind w:left="720" w:hanging="720"/>
        <w:rPr>
          <w:sz w:val="22"/>
          <w:szCs w:val="22"/>
        </w:rPr>
      </w:pPr>
      <w:proofErr w:type="spellStart"/>
      <w:r>
        <w:rPr>
          <w:sz w:val="22"/>
          <w:szCs w:val="22"/>
        </w:rPr>
        <w:t>Filazzola</w:t>
      </w:r>
      <w:proofErr w:type="spellEnd"/>
      <w:r>
        <w:rPr>
          <w:sz w:val="22"/>
          <w:szCs w:val="22"/>
        </w:rPr>
        <w:t xml:space="preserve"> A., Westphal M., Powers M., </w:t>
      </w:r>
      <w:proofErr w:type="spellStart"/>
      <w:r>
        <w:rPr>
          <w:sz w:val="22"/>
          <w:szCs w:val="22"/>
        </w:rPr>
        <w:t>Liczner</w:t>
      </w:r>
      <w:proofErr w:type="spellEnd"/>
      <w:r>
        <w:rPr>
          <w:sz w:val="22"/>
          <w:szCs w:val="22"/>
        </w:rPr>
        <w:t xml:space="preserve"> A.R., </w:t>
      </w:r>
      <w:proofErr w:type="spellStart"/>
      <w:r>
        <w:rPr>
          <w:sz w:val="22"/>
          <w:szCs w:val="22"/>
        </w:rPr>
        <w:t>Woollett</w:t>
      </w:r>
      <w:proofErr w:type="spellEnd"/>
      <w:r>
        <w:rPr>
          <w:sz w:val="22"/>
          <w:szCs w:val="22"/>
        </w:rPr>
        <w:t xml:space="preserve"> D.A.S., Johnson B., </w:t>
      </w:r>
      <w:proofErr w:type="spellStart"/>
      <w:r>
        <w:rPr>
          <w:sz w:val="22"/>
          <w:szCs w:val="22"/>
        </w:rPr>
        <w:t>Lortie</w:t>
      </w:r>
      <w:proofErr w:type="spellEnd"/>
      <w:r>
        <w:rPr>
          <w:sz w:val="22"/>
          <w:szCs w:val="22"/>
        </w:rPr>
        <w:t xml:space="preserve"> C.J. 2017. Non-trophic interaction in deserts: facilitation, interference and an endangered lizard species. Basic and Applied Ecology. http://dx.doi.org/10.1016/j.baae.2017.01.002.</w:t>
      </w:r>
    </w:p>
    <w:p w14:paraId="5F428CAC" w14:textId="77777777" w:rsidR="00736E7E" w:rsidRDefault="00035BFF">
      <w:pPr>
        <w:pStyle w:val="Body"/>
        <w:spacing w:line="480" w:lineRule="auto"/>
        <w:ind w:left="720" w:hanging="720"/>
        <w:rPr>
          <w:sz w:val="22"/>
          <w:szCs w:val="22"/>
        </w:rPr>
      </w:pPr>
      <w:proofErr w:type="spellStart"/>
      <w:r>
        <w:rPr>
          <w:sz w:val="22"/>
          <w:szCs w:val="22"/>
        </w:rPr>
        <w:t>Germano</w:t>
      </w:r>
      <w:proofErr w:type="spellEnd"/>
      <w:r>
        <w:rPr>
          <w:sz w:val="22"/>
          <w:szCs w:val="22"/>
        </w:rPr>
        <w:t xml:space="preserve"> D.J., Williams D.F. 1992. Recovery of the blunt-nosed leopard lizard: past efforts, present knowledge, and future opportunities. Transactions of the Western Section of the Wildlife Society. 28:38-47. </w:t>
      </w:r>
    </w:p>
    <w:p w14:paraId="171B88D7" w14:textId="77777777" w:rsidR="00736E7E" w:rsidRDefault="00035BFF">
      <w:pPr>
        <w:pStyle w:val="Body"/>
        <w:spacing w:line="480" w:lineRule="auto"/>
        <w:ind w:left="720" w:hanging="720"/>
        <w:rPr>
          <w:sz w:val="22"/>
          <w:szCs w:val="22"/>
        </w:rPr>
      </w:pPr>
      <w:proofErr w:type="spellStart"/>
      <w:r>
        <w:rPr>
          <w:sz w:val="22"/>
          <w:szCs w:val="22"/>
        </w:rPr>
        <w:t>Germano</w:t>
      </w:r>
      <w:proofErr w:type="spellEnd"/>
      <w:r>
        <w:rPr>
          <w:sz w:val="22"/>
          <w:szCs w:val="22"/>
        </w:rPr>
        <w:t xml:space="preserve"> D.J., Williams D.F., </w:t>
      </w:r>
      <w:proofErr w:type="spellStart"/>
      <w:r>
        <w:rPr>
          <w:sz w:val="22"/>
          <w:szCs w:val="22"/>
        </w:rPr>
        <w:t>Tordoff</w:t>
      </w:r>
      <w:proofErr w:type="spellEnd"/>
      <w:r>
        <w:rPr>
          <w:sz w:val="22"/>
          <w:szCs w:val="22"/>
        </w:rPr>
        <w:t xml:space="preserve"> III W. 1994 Effect of drought on blunt-nosed leopard lizards (</w:t>
      </w:r>
      <w:proofErr w:type="spellStart"/>
      <w:r>
        <w:rPr>
          <w:i/>
          <w:iCs/>
          <w:sz w:val="22"/>
          <w:szCs w:val="22"/>
        </w:rPr>
        <w:t>Gambelia</w:t>
      </w:r>
      <w:proofErr w:type="spellEnd"/>
      <w:r>
        <w:rPr>
          <w:i/>
          <w:iCs/>
          <w:sz w:val="22"/>
          <w:szCs w:val="22"/>
        </w:rPr>
        <w:t xml:space="preserve"> </w:t>
      </w:r>
      <w:proofErr w:type="spellStart"/>
      <w:r>
        <w:rPr>
          <w:i/>
          <w:iCs/>
          <w:sz w:val="22"/>
          <w:szCs w:val="22"/>
        </w:rPr>
        <w:t>sila</w:t>
      </w:r>
      <w:proofErr w:type="spellEnd"/>
      <w:r>
        <w:rPr>
          <w:sz w:val="22"/>
          <w:szCs w:val="22"/>
          <w:lang w:val="de-DE"/>
        </w:rPr>
        <w:t>). Northwestern Naturalist.75:11-19.</w:t>
      </w:r>
    </w:p>
    <w:p w14:paraId="165D583B" w14:textId="77777777" w:rsidR="00736E7E" w:rsidRDefault="00035BFF">
      <w:pPr>
        <w:pStyle w:val="Body"/>
        <w:spacing w:line="480" w:lineRule="auto"/>
        <w:ind w:left="720" w:hanging="720"/>
        <w:rPr>
          <w:sz w:val="22"/>
          <w:szCs w:val="22"/>
        </w:rPr>
      </w:pPr>
      <w:proofErr w:type="spellStart"/>
      <w:r>
        <w:rPr>
          <w:sz w:val="22"/>
          <w:szCs w:val="22"/>
        </w:rPr>
        <w:lastRenderedPageBreak/>
        <w:t>Germano</w:t>
      </w:r>
      <w:proofErr w:type="spellEnd"/>
      <w:r>
        <w:rPr>
          <w:sz w:val="22"/>
          <w:szCs w:val="22"/>
        </w:rPr>
        <w:t xml:space="preserve"> D.J., </w:t>
      </w:r>
      <w:proofErr w:type="spellStart"/>
      <w:r>
        <w:rPr>
          <w:sz w:val="22"/>
          <w:szCs w:val="22"/>
        </w:rPr>
        <w:t>Rathburn</w:t>
      </w:r>
      <w:proofErr w:type="spellEnd"/>
      <w:r>
        <w:rPr>
          <w:sz w:val="22"/>
          <w:szCs w:val="22"/>
        </w:rPr>
        <w:t xml:space="preserve"> G.B., </w:t>
      </w:r>
      <w:proofErr w:type="spellStart"/>
      <w:r>
        <w:rPr>
          <w:sz w:val="22"/>
          <w:szCs w:val="22"/>
        </w:rPr>
        <w:t>Saslaw</w:t>
      </w:r>
      <w:proofErr w:type="spellEnd"/>
      <w:r>
        <w:rPr>
          <w:sz w:val="22"/>
          <w:szCs w:val="22"/>
        </w:rPr>
        <w:t xml:space="preserve"> L.R. 2001. Managing exotic grasses and conserving declining species. Wildlife Society Bulletin. 29(2):551-559. </w:t>
      </w:r>
    </w:p>
    <w:p w14:paraId="160E84C9" w14:textId="77777777" w:rsidR="00736E7E" w:rsidRDefault="00035BFF">
      <w:pPr>
        <w:pStyle w:val="Body"/>
        <w:spacing w:line="480" w:lineRule="auto"/>
        <w:ind w:left="720" w:hanging="720"/>
        <w:rPr>
          <w:sz w:val="22"/>
          <w:szCs w:val="22"/>
        </w:rPr>
      </w:pPr>
      <w:proofErr w:type="spellStart"/>
      <w:r>
        <w:rPr>
          <w:sz w:val="22"/>
          <w:szCs w:val="22"/>
        </w:rPr>
        <w:t>Germano</w:t>
      </w:r>
      <w:proofErr w:type="spellEnd"/>
      <w:r>
        <w:rPr>
          <w:sz w:val="22"/>
          <w:szCs w:val="22"/>
        </w:rPr>
        <w:t xml:space="preserve"> D.J., Williams D.F. 2005. Population ecology of blunt-nosed leopard lizard in high elevation foothill habitat. Journal of Herpetology. 39(1):1-18. </w:t>
      </w:r>
    </w:p>
    <w:p w14:paraId="4608D315" w14:textId="77777777" w:rsidR="00736E7E" w:rsidRDefault="00035BFF">
      <w:pPr>
        <w:pStyle w:val="Body"/>
        <w:spacing w:line="480" w:lineRule="auto"/>
        <w:ind w:left="720" w:hanging="720"/>
        <w:rPr>
          <w:sz w:val="22"/>
          <w:szCs w:val="22"/>
        </w:rPr>
      </w:pPr>
      <w:proofErr w:type="spellStart"/>
      <w:r>
        <w:rPr>
          <w:sz w:val="22"/>
          <w:szCs w:val="22"/>
        </w:rPr>
        <w:t>Germano</w:t>
      </w:r>
      <w:proofErr w:type="spellEnd"/>
      <w:r>
        <w:rPr>
          <w:sz w:val="22"/>
          <w:szCs w:val="22"/>
        </w:rPr>
        <w:t xml:space="preserve"> D.J., Smith P.T., Tabor S.P. 2007. Food habits of the blunt-nosed leopard lizard (</w:t>
      </w:r>
      <w:proofErr w:type="spellStart"/>
      <w:r>
        <w:rPr>
          <w:i/>
          <w:iCs/>
          <w:sz w:val="22"/>
          <w:szCs w:val="22"/>
        </w:rPr>
        <w:t>Gambelia</w:t>
      </w:r>
      <w:proofErr w:type="spellEnd"/>
      <w:r>
        <w:rPr>
          <w:i/>
          <w:iCs/>
          <w:sz w:val="22"/>
          <w:szCs w:val="22"/>
        </w:rPr>
        <w:t xml:space="preserve"> </w:t>
      </w:r>
      <w:proofErr w:type="spellStart"/>
      <w:r>
        <w:rPr>
          <w:i/>
          <w:iCs/>
          <w:sz w:val="22"/>
          <w:szCs w:val="22"/>
        </w:rPr>
        <w:t>sila</w:t>
      </w:r>
      <w:proofErr w:type="spellEnd"/>
      <w:r>
        <w:rPr>
          <w:sz w:val="22"/>
          <w:szCs w:val="22"/>
        </w:rPr>
        <w:t xml:space="preserve">). The Southwestern Naturalist. 52(2):318-323. </w:t>
      </w:r>
    </w:p>
    <w:p w14:paraId="5B96B215" w14:textId="77777777" w:rsidR="00736E7E" w:rsidRDefault="00035BFF">
      <w:pPr>
        <w:pStyle w:val="Body"/>
        <w:spacing w:line="480" w:lineRule="auto"/>
        <w:ind w:left="720" w:hanging="720"/>
        <w:rPr>
          <w:sz w:val="22"/>
          <w:szCs w:val="22"/>
        </w:rPr>
      </w:pPr>
      <w:proofErr w:type="spellStart"/>
      <w:r>
        <w:rPr>
          <w:sz w:val="22"/>
          <w:szCs w:val="22"/>
        </w:rPr>
        <w:t>Germano</w:t>
      </w:r>
      <w:proofErr w:type="spellEnd"/>
      <w:r>
        <w:rPr>
          <w:sz w:val="22"/>
          <w:szCs w:val="22"/>
        </w:rPr>
        <w:t xml:space="preserve"> D.J., Williams D.F. 2007. Ontogenetic and seasonal changes in coloration of the blunt-nosed leopard lizard (</w:t>
      </w:r>
      <w:proofErr w:type="spellStart"/>
      <w:r>
        <w:rPr>
          <w:i/>
          <w:iCs/>
          <w:sz w:val="22"/>
          <w:szCs w:val="22"/>
        </w:rPr>
        <w:t>Gambelia</w:t>
      </w:r>
      <w:proofErr w:type="spellEnd"/>
      <w:r>
        <w:rPr>
          <w:i/>
          <w:iCs/>
          <w:sz w:val="22"/>
          <w:szCs w:val="22"/>
        </w:rPr>
        <w:t xml:space="preserve"> </w:t>
      </w:r>
      <w:proofErr w:type="spellStart"/>
      <w:r>
        <w:rPr>
          <w:i/>
          <w:iCs/>
          <w:sz w:val="22"/>
          <w:szCs w:val="22"/>
        </w:rPr>
        <w:t>sila</w:t>
      </w:r>
      <w:proofErr w:type="spellEnd"/>
      <w:r>
        <w:rPr>
          <w:sz w:val="22"/>
          <w:szCs w:val="22"/>
        </w:rPr>
        <w:t>). The Southwestern Naturalist. 52(1):46-53.</w:t>
      </w:r>
    </w:p>
    <w:p w14:paraId="3F3AA738" w14:textId="77777777" w:rsidR="00736E7E" w:rsidRDefault="00035BFF">
      <w:pPr>
        <w:pStyle w:val="Body"/>
        <w:spacing w:line="480" w:lineRule="auto"/>
        <w:ind w:left="720" w:hanging="720"/>
        <w:rPr>
          <w:sz w:val="22"/>
          <w:szCs w:val="22"/>
        </w:rPr>
      </w:pPr>
      <w:proofErr w:type="spellStart"/>
      <w:r>
        <w:rPr>
          <w:sz w:val="22"/>
          <w:szCs w:val="22"/>
        </w:rPr>
        <w:t>Germano</w:t>
      </w:r>
      <w:proofErr w:type="spellEnd"/>
      <w:r>
        <w:rPr>
          <w:sz w:val="22"/>
          <w:szCs w:val="22"/>
        </w:rPr>
        <w:t xml:space="preserve"> D.J., </w:t>
      </w:r>
      <w:proofErr w:type="spellStart"/>
      <w:r>
        <w:rPr>
          <w:sz w:val="22"/>
          <w:szCs w:val="22"/>
        </w:rPr>
        <w:t>Rathbun</w:t>
      </w:r>
      <w:proofErr w:type="spellEnd"/>
      <w:r>
        <w:rPr>
          <w:sz w:val="22"/>
          <w:szCs w:val="22"/>
        </w:rPr>
        <w:t xml:space="preserve"> G.B., </w:t>
      </w:r>
      <w:proofErr w:type="spellStart"/>
      <w:r>
        <w:rPr>
          <w:sz w:val="22"/>
          <w:szCs w:val="22"/>
        </w:rPr>
        <w:t>Saslaw</w:t>
      </w:r>
      <w:proofErr w:type="spellEnd"/>
      <w:r>
        <w:rPr>
          <w:sz w:val="22"/>
          <w:szCs w:val="22"/>
        </w:rPr>
        <w:t xml:space="preserve"> L.R., Cypher B.L., Cypher E.A., </w:t>
      </w:r>
      <w:proofErr w:type="spellStart"/>
      <w:r>
        <w:rPr>
          <w:sz w:val="22"/>
          <w:szCs w:val="22"/>
        </w:rPr>
        <w:t>Vredenberg</w:t>
      </w:r>
      <w:proofErr w:type="spellEnd"/>
      <w:r>
        <w:rPr>
          <w:sz w:val="22"/>
          <w:szCs w:val="22"/>
        </w:rPr>
        <w:t xml:space="preserve"> L. The San Joaquin Desert of California: Ecologically misunderstood and overlooked. Natural Areas Journal. 2011</w:t>
      </w:r>
      <w:proofErr w:type="gramStart"/>
      <w:r>
        <w:rPr>
          <w:sz w:val="22"/>
          <w:szCs w:val="22"/>
        </w:rPr>
        <w:t>;31:138</w:t>
      </w:r>
      <w:proofErr w:type="gramEnd"/>
      <w:r>
        <w:rPr>
          <w:sz w:val="22"/>
          <w:szCs w:val="22"/>
        </w:rPr>
        <w:t>-147</w:t>
      </w:r>
    </w:p>
    <w:p w14:paraId="482DF625" w14:textId="77777777" w:rsidR="00736E7E" w:rsidRDefault="00035BFF">
      <w:pPr>
        <w:pStyle w:val="Body"/>
        <w:spacing w:line="480" w:lineRule="auto"/>
        <w:ind w:left="720" w:hanging="720"/>
        <w:rPr>
          <w:sz w:val="22"/>
          <w:szCs w:val="22"/>
        </w:rPr>
      </w:pPr>
      <w:proofErr w:type="spellStart"/>
      <w:r>
        <w:rPr>
          <w:sz w:val="22"/>
          <w:szCs w:val="22"/>
        </w:rPr>
        <w:t>Germano</w:t>
      </w:r>
      <w:proofErr w:type="spellEnd"/>
      <w:r>
        <w:rPr>
          <w:sz w:val="22"/>
          <w:szCs w:val="22"/>
        </w:rPr>
        <w:t xml:space="preserve"> D.J., </w:t>
      </w:r>
      <w:proofErr w:type="spellStart"/>
      <w:r>
        <w:rPr>
          <w:sz w:val="22"/>
          <w:szCs w:val="22"/>
        </w:rPr>
        <w:t>Rathburn</w:t>
      </w:r>
      <w:proofErr w:type="spellEnd"/>
      <w:r>
        <w:rPr>
          <w:sz w:val="22"/>
          <w:szCs w:val="22"/>
        </w:rPr>
        <w:t xml:space="preserve"> G.B., </w:t>
      </w:r>
      <w:proofErr w:type="spellStart"/>
      <w:r>
        <w:rPr>
          <w:sz w:val="22"/>
          <w:szCs w:val="22"/>
        </w:rPr>
        <w:t>Saslaw</w:t>
      </w:r>
      <w:proofErr w:type="spellEnd"/>
      <w:r>
        <w:rPr>
          <w:sz w:val="22"/>
          <w:szCs w:val="22"/>
        </w:rPr>
        <w:t xml:space="preserve"> L.R. 2012. Effects of grazing and invasive grasses on desert vertebrates in California. The Journal of Wildlife Management. 76(4):670-682. </w:t>
      </w:r>
    </w:p>
    <w:p w14:paraId="2648CB60" w14:textId="77777777" w:rsidR="00736E7E" w:rsidRDefault="00035BFF">
      <w:pPr>
        <w:pStyle w:val="Body"/>
        <w:spacing w:line="480" w:lineRule="auto"/>
        <w:ind w:left="720" w:hanging="720"/>
        <w:rPr>
          <w:sz w:val="22"/>
          <w:szCs w:val="22"/>
        </w:rPr>
      </w:pPr>
      <w:proofErr w:type="spellStart"/>
      <w:r>
        <w:rPr>
          <w:sz w:val="22"/>
          <w:szCs w:val="22"/>
        </w:rPr>
        <w:t>Germano</w:t>
      </w:r>
      <w:proofErr w:type="spellEnd"/>
      <w:r>
        <w:rPr>
          <w:sz w:val="22"/>
          <w:szCs w:val="22"/>
        </w:rPr>
        <w:t xml:space="preserve"> D.J., </w:t>
      </w:r>
      <w:proofErr w:type="spellStart"/>
      <w:r>
        <w:rPr>
          <w:sz w:val="22"/>
          <w:szCs w:val="22"/>
        </w:rPr>
        <w:t>Rathbun</w:t>
      </w:r>
      <w:proofErr w:type="spellEnd"/>
      <w:r>
        <w:rPr>
          <w:sz w:val="22"/>
          <w:szCs w:val="22"/>
        </w:rPr>
        <w:t xml:space="preserve"> G.B. 2016. Home range and habitat use by blunt-nosed leopard lizards in the southern San Joaquin Desert of California. Journal of Herpetology. 50(3):429-434. </w:t>
      </w:r>
    </w:p>
    <w:p w14:paraId="51AEE4DC" w14:textId="77777777" w:rsidR="00736E7E" w:rsidRDefault="00035BFF">
      <w:pPr>
        <w:pStyle w:val="Body"/>
        <w:spacing w:line="480" w:lineRule="auto"/>
        <w:ind w:left="720" w:hanging="720"/>
        <w:rPr>
          <w:sz w:val="22"/>
          <w:szCs w:val="22"/>
        </w:rPr>
      </w:pPr>
      <w:proofErr w:type="spellStart"/>
      <w:r>
        <w:rPr>
          <w:sz w:val="22"/>
          <w:szCs w:val="22"/>
        </w:rPr>
        <w:t>Graul</w:t>
      </w:r>
      <w:proofErr w:type="spellEnd"/>
      <w:r>
        <w:rPr>
          <w:sz w:val="22"/>
          <w:szCs w:val="22"/>
        </w:rPr>
        <w:t xml:space="preserve"> C. 2016. </w:t>
      </w:r>
      <w:proofErr w:type="spellStart"/>
      <w:proofErr w:type="gramStart"/>
      <w:r>
        <w:rPr>
          <w:sz w:val="22"/>
          <w:szCs w:val="22"/>
        </w:rPr>
        <w:t>leafletR</w:t>
      </w:r>
      <w:proofErr w:type="spellEnd"/>
      <w:proofErr w:type="gramEnd"/>
      <w:r>
        <w:rPr>
          <w:sz w:val="22"/>
          <w:szCs w:val="22"/>
        </w:rPr>
        <w:t>: Interactive Web-Maps Based on the Leaflet JavaScript Library. R package version 0.4-0, http://cran.r-project.org/package=leafletR.</w:t>
      </w:r>
    </w:p>
    <w:p w14:paraId="3D8EB499" w14:textId="77777777" w:rsidR="00736E7E" w:rsidRDefault="00035BFF">
      <w:pPr>
        <w:pStyle w:val="Body"/>
        <w:spacing w:line="480" w:lineRule="auto"/>
        <w:ind w:left="720" w:hanging="720"/>
        <w:rPr>
          <w:sz w:val="22"/>
          <w:szCs w:val="22"/>
        </w:rPr>
      </w:pPr>
      <w:r>
        <w:rPr>
          <w:sz w:val="22"/>
          <w:szCs w:val="22"/>
        </w:rPr>
        <w:t xml:space="preserve">Griffin D., </w:t>
      </w:r>
      <w:proofErr w:type="spellStart"/>
      <w:r>
        <w:rPr>
          <w:sz w:val="22"/>
          <w:szCs w:val="22"/>
        </w:rPr>
        <w:t>Anchukaitis</w:t>
      </w:r>
      <w:proofErr w:type="spellEnd"/>
      <w:r>
        <w:rPr>
          <w:sz w:val="22"/>
          <w:szCs w:val="22"/>
        </w:rPr>
        <w:t xml:space="preserve"> K.J. 2014.How unusual is the 2012–2014 California drought? Geophysical Research Letters. 41: 9017–9023.</w:t>
      </w:r>
    </w:p>
    <w:p w14:paraId="26B321E8" w14:textId="77777777" w:rsidR="00736E7E" w:rsidRDefault="00035BFF">
      <w:pPr>
        <w:pStyle w:val="Body"/>
        <w:spacing w:line="480" w:lineRule="auto"/>
        <w:ind w:left="720" w:hanging="720"/>
        <w:rPr>
          <w:sz w:val="22"/>
          <w:szCs w:val="22"/>
        </w:rPr>
      </w:pPr>
      <w:proofErr w:type="spellStart"/>
      <w:r>
        <w:rPr>
          <w:sz w:val="22"/>
          <w:szCs w:val="22"/>
        </w:rPr>
        <w:t>Grillet</w:t>
      </w:r>
      <w:proofErr w:type="spellEnd"/>
      <w:r>
        <w:rPr>
          <w:sz w:val="22"/>
          <w:szCs w:val="22"/>
        </w:rPr>
        <w:t xml:space="preserve"> P., </w:t>
      </w:r>
      <w:proofErr w:type="spellStart"/>
      <w:r>
        <w:rPr>
          <w:sz w:val="22"/>
          <w:szCs w:val="22"/>
        </w:rPr>
        <w:t>Cheylan</w:t>
      </w:r>
      <w:proofErr w:type="spellEnd"/>
      <w:r>
        <w:rPr>
          <w:sz w:val="22"/>
          <w:szCs w:val="22"/>
        </w:rPr>
        <w:t xml:space="preserve"> M., </w:t>
      </w:r>
      <w:proofErr w:type="spellStart"/>
      <w:r>
        <w:rPr>
          <w:sz w:val="22"/>
          <w:szCs w:val="22"/>
        </w:rPr>
        <w:t>Thirion</w:t>
      </w:r>
      <w:proofErr w:type="spellEnd"/>
      <w:r>
        <w:rPr>
          <w:sz w:val="22"/>
          <w:szCs w:val="22"/>
        </w:rPr>
        <w:t xml:space="preserve"> J.M., </w:t>
      </w:r>
      <w:proofErr w:type="spellStart"/>
      <w:r>
        <w:rPr>
          <w:sz w:val="22"/>
          <w:szCs w:val="22"/>
        </w:rPr>
        <w:t>Dor</w:t>
      </w:r>
      <w:proofErr w:type="spellEnd"/>
      <w:r>
        <w:rPr>
          <w:sz w:val="22"/>
          <w:szCs w:val="22"/>
          <w:lang w:val="fr-FR"/>
        </w:rPr>
        <w:t xml:space="preserve">é </w:t>
      </w:r>
      <w:r>
        <w:rPr>
          <w:sz w:val="22"/>
          <w:szCs w:val="22"/>
        </w:rPr>
        <w:t xml:space="preserve">F., Bonnet X., </w:t>
      </w:r>
      <w:proofErr w:type="spellStart"/>
      <w:r>
        <w:rPr>
          <w:sz w:val="22"/>
          <w:szCs w:val="22"/>
        </w:rPr>
        <w:t>Dauge</w:t>
      </w:r>
      <w:proofErr w:type="spellEnd"/>
      <w:r>
        <w:rPr>
          <w:sz w:val="22"/>
          <w:szCs w:val="22"/>
        </w:rPr>
        <w:t xml:space="preserve"> C., </w:t>
      </w:r>
      <w:proofErr w:type="spellStart"/>
      <w:r>
        <w:rPr>
          <w:sz w:val="22"/>
          <w:szCs w:val="22"/>
        </w:rPr>
        <w:t>Chollet</w:t>
      </w:r>
      <w:proofErr w:type="spellEnd"/>
      <w:r>
        <w:rPr>
          <w:sz w:val="22"/>
          <w:szCs w:val="22"/>
        </w:rPr>
        <w:t xml:space="preserve"> M., </w:t>
      </w:r>
      <w:proofErr w:type="spellStart"/>
      <w:r>
        <w:rPr>
          <w:sz w:val="22"/>
          <w:szCs w:val="22"/>
        </w:rPr>
        <w:t>Marchand</w:t>
      </w:r>
      <w:proofErr w:type="spellEnd"/>
      <w:r>
        <w:rPr>
          <w:sz w:val="22"/>
          <w:szCs w:val="22"/>
        </w:rPr>
        <w:t xml:space="preserve"> M.A. 2010. Rabbit burrows or artificial refuges area critical habitat component for the threatened lizard, </w:t>
      </w:r>
      <w:r>
        <w:rPr>
          <w:i/>
          <w:iCs/>
          <w:sz w:val="22"/>
          <w:szCs w:val="22"/>
          <w:lang w:val="fr-FR"/>
        </w:rPr>
        <w:t xml:space="preserve">Timon </w:t>
      </w:r>
      <w:proofErr w:type="spellStart"/>
      <w:proofErr w:type="gramStart"/>
      <w:r>
        <w:rPr>
          <w:i/>
          <w:iCs/>
          <w:sz w:val="22"/>
          <w:szCs w:val="22"/>
          <w:lang w:val="fr-FR"/>
        </w:rPr>
        <w:t>lepidus</w:t>
      </w:r>
      <w:proofErr w:type="spellEnd"/>
      <w:proofErr w:type="gramEnd"/>
      <w:r>
        <w:rPr>
          <w:sz w:val="22"/>
          <w:szCs w:val="22"/>
        </w:rPr>
        <w:t xml:space="preserve"> (</w:t>
      </w:r>
      <w:proofErr w:type="spellStart"/>
      <w:r>
        <w:rPr>
          <w:sz w:val="22"/>
          <w:szCs w:val="22"/>
        </w:rPr>
        <w:t>Sauria</w:t>
      </w:r>
      <w:proofErr w:type="spellEnd"/>
      <w:r>
        <w:rPr>
          <w:sz w:val="22"/>
          <w:szCs w:val="22"/>
        </w:rPr>
        <w:t xml:space="preserve">, </w:t>
      </w:r>
      <w:proofErr w:type="spellStart"/>
      <w:r>
        <w:rPr>
          <w:sz w:val="22"/>
          <w:szCs w:val="22"/>
        </w:rPr>
        <w:t>Lacertidae</w:t>
      </w:r>
      <w:proofErr w:type="spellEnd"/>
      <w:r>
        <w:rPr>
          <w:sz w:val="22"/>
          <w:szCs w:val="22"/>
        </w:rPr>
        <w:t>). Biodiversity and Conservation. 19: 2039–2051.</w:t>
      </w:r>
    </w:p>
    <w:p w14:paraId="41289055" w14:textId="77777777" w:rsidR="00736E7E" w:rsidRDefault="00035BFF">
      <w:pPr>
        <w:pStyle w:val="Body"/>
        <w:spacing w:line="480" w:lineRule="auto"/>
        <w:ind w:left="720" w:hanging="720"/>
      </w:pPr>
      <w:r>
        <w:rPr>
          <w:sz w:val="22"/>
          <w:szCs w:val="22"/>
        </w:rPr>
        <w:lastRenderedPageBreak/>
        <w:t xml:space="preserve">Gurney C.M., </w:t>
      </w:r>
      <w:proofErr w:type="spellStart"/>
      <w:r>
        <w:rPr>
          <w:sz w:val="22"/>
          <w:szCs w:val="22"/>
        </w:rPr>
        <w:t>Prugh</w:t>
      </w:r>
      <w:proofErr w:type="spellEnd"/>
      <w:r>
        <w:rPr>
          <w:sz w:val="22"/>
          <w:szCs w:val="22"/>
        </w:rPr>
        <w:t xml:space="preserve"> L.R., </w:t>
      </w:r>
      <w:proofErr w:type="spellStart"/>
      <w:r>
        <w:rPr>
          <w:sz w:val="22"/>
          <w:szCs w:val="22"/>
        </w:rPr>
        <w:t>Brashares</w:t>
      </w:r>
      <w:proofErr w:type="spellEnd"/>
      <w:r>
        <w:rPr>
          <w:sz w:val="22"/>
          <w:szCs w:val="22"/>
        </w:rPr>
        <w:t xml:space="preserve"> J.S. 2015. Restoration of native plants is reduced by rodent-caused soil disturbance and seed removal. Rangeland Ecology and Management. 2015</w:t>
      </w:r>
      <w:proofErr w:type="gramStart"/>
      <w:r>
        <w:rPr>
          <w:sz w:val="22"/>
          <w:szCs w:val="22"/>
        </w:rPr>
        <w:t>;68</w:t>
      </w:r>
      <w:proofErr w:type="gramEnd"/>
      <w:r>
        <w:rPr>
          <w:sz w:val="22"/>
          <w:szCs w:val="22"/>
        </w:rPr>
        <w:t>(4):359-366.</w:t>
      </w:r>
    </w:p>
    <w:p w14:paraId="4C35D88E" w14:textId="77777777" w:rsidR="00736E7E" w:rsidRDefault="00035BFF">
      <w:pPr>
        <w:pStyle w:val="Body"/>
        <w:spacing w:line="480" w:lineRule="auto"/>
        <w:ind w:left="720" w:hanging="720"/>
        <w:rPr>
          <w:sz w:val="22"/>
          <w:szCs w:val="22"/>
        </w:rPr>
      </w:pPr>
      <w:r>
        <w:rPr>
          <w:sz w:val="22"/>
          <w:szCs w:val="22"/>
        </w:rPr>
        <w:t xml:space="preserve">Hannah L., </w:t>
      </w:r>
      <w:proofErr w:type="spellStart"/>
      <w:r>
        <w:rPr>
          <w:sz w:val="22"/>
          <w:szCs w:val="22"/>
        </w:rPr>
        <w:t>Carr</w:t>
      </w:r>
      <w:proofErr w:type="spellEnd"/>
      <w:r>
        <w:rPr>
          <w:sz w:val="22"/>
          <w:szCs w:val="22"/>
        </w:rPr>
        <w:t xml:space="preserve"> J.L., </w:t>
      </w:r>
      <w:proofErr w:type="spellStart"/>
      <w:r>
        <w:rPr>
          <w:sz w:val="22"/>
          <w:szCs w:val="22"/>
        </w:rPr>
        <w:t>Lankerani</w:t>
      </w:r>
      <w:proofErr w:type="spellEnd"/>
      <w:r>
        <w:rPr>
          <w:sz w:val="22"/>
          <w:szCs w:val="22"/>
        </w:rPr>
        <w:t xml:space="preserve"> A. 1995. Human disturbance and natural habitat: a biome level analysis of a global data set. Biodiversity and Conservation. 4: 128-155. </w:t>
      </w:r>
    </w:p>
    <w:p w14:paraId="48C1AAF5" w14:textId="77777777" w:rsidR="00736E7E" w:rsidRDefault="00035BFF">
      <w:pPr>
        <w:pStyle w:val="Body"/>
        <w:spacing w:line="480" w:lineRule="auto"/>
        <w:ind w:left="720" w:hanging="720"/>
        <w:rPr>
          <w:sz w:val="22"/>
          <w:szCs w:val="22"/>
        </w:rPr>
      </w:pPr>
      <w:r>
        <w:rPr>
          <w:sz w:val="22"/>
          <w:szCs w:val="22"/>
        </w:rPr>
        <w:t xml:space="preserve">Hansen R.W., </w:t>
      </w:r>
      <w:proofErr w:type="spellStart"/>
      <w:r>
        <w:rPr>
          <w:sz w:val="22"/>
          <w:szCs w:val="22"/>
        </w:rPr>
        <w:t>Montanucci</w:t>
      </w:r>
      <w:proofErr w:type="spellEnd"/>
      <w:r>
        <w:rPr>
          <w:sz w:val="22"/>
          <w:szCs w:val="22"/>
        </w:rPr>
        <w:t xml:space="preserve"> R.R., </w:t>
      </w:r>
      <w:proofErr w:type="spellStart"/>
      <w:r>
        <w:rPr>
          <w:sz w:val="22"/>
          <w:szCs w:val="22"/>
        </w:rPr>
        <w:t>Switak</w:t>
      </w:r>
      <w:proofErr w:type="spellEnd"/>
      <w:r>
        <w:rPr>
          <w:sz w:val="22"/>
          <w:szCs w:val="22"/>
        </w:rPr>
        <w:t xml:space="preserve"> K.H. 1994.Blunt-nosed leopard lizard. Life on the Edge. Volume1: Wildlife 1: pp.272–273.</w:t>
      </w:r>
    </w:p>
    <w:p w14:paraId="48C85E02" w14:textId="77777777" w:rsidR="00736E7E" w:rsidRDefault="00035BFF">
      <w:pPr>
        <w:pStyle w:val="Body"/>
        <w:spacing w:line="480" w:lineRule="auto"/>
        <w:ind w:left="720" w:hanging="720"/>
        <w:rPr>
          <w:sz w:val="22"/>
          <w:szCs w:val="22"/>
        </w:rPr>
      </w:pPr>
      <w:proofErr w:type="spellStart"/>
      <w:r>
        <w:rPr>
          <w:sz w:val="22"/>
          <w:szCs w:val="22"/>
        </w:rPr>
        <w:t>Hawbecker</w:t>
      </w:r>
      <w:proofErr w:type="spellEnd"/>
      <w:r>
        <w:rPr>
          <w:sz w:val="22"/>
          <w:szCs w:val="22"/>
        </w:rPr>
        <w:t xml:space="preserve"> A.C. 1951. Small mammal relationships in an Ephedra community. Journal of </w:t>
      </w:r>
      <w:proofErr w:type="spellStart"/>
      <w:r>
        <w:rPr>
          <w:sz w:val="22"/>
          <w:szCs w:val="22"/>
        </w:rPr>
        <w:t>Mammalogy</w:t>
      </w:r>
      <w:proofErr w:type="spellEnd"/>
      <w:r>
        <w:rPr>
          <w:sz w:val="22"/>
          <w:szCs w:val="22"/>
        </w:rPr>
        <w:t>. 50–60.</w:t>
      </w:r>
    </w:p>
    <w:p w14:paraId="49CB46DF" w14:textId="77777777" w:rsidR="00736E7E" w:rsidRDefault="00035BFF">
      <w:pPr>
        <w:pStyle w:val="Body"/>
        <w:spacing w:line="480" w:lineRule="auto"/>
        <w:ind w:left="720" w:hanging="720"/>
        <w:rPr>
          <w:sz w:val="22"/>
          <w:szCs w:val="22"/>
        </w:rPr>
      </w:pPr>
      <w:proofErr w:type="spellStart"/>
      <w:r>
        <w:rPr>
          <w:sz w:val="22"/>
          <w:szCs w:val="22"/>
        </w:rPr>
        <w:t>Hijmans</w:t>
      </w:r>
      <w:proofErr w:type="spellEnd"/>
      <w:r>
        <w:rPr>
          <w:sz w:val="22"/>
          <w:szCs w:val="22"/>
        </w:rPr>
        <w:t>, R.J., Cameron S.E., Parra J.L., Jones P.G., Jarvis A. Very high resolution interpolated climate surfaces for global land areas. International Journal of Climatology. 2005. 25: 1965-1978.</w:t>
      </w:r>
    </w:p>
    <w:p w14:paraId="166AB22E" w14:textId="77777777" w:rsidR="00736E7E" w:rsidRDefault="00035BFF">
      <w:pPr>
        <w:pStyle w:val="Body"/>
        <w:spacing w:line="480" w:lineRule="auto"/>
        <w:ind w:left="720" w:hanging="720"/>
        <w:rPr>
          <w:sz w:val="22"/>
          <w:szCs w:val="22"/>
        </w:rPr>
      </w:pPr>
      <w:r>
        <w:rPr>
          <w:sz w:val="22"/>
          <w:szCs w:val="22"/>
        </w:rPr>
        <w:t xml:space="preserve">Hoekstra J.M., Boucher T.M., Ricketts T.H., Roberts C. 2005. Confronting a biome crisis: global disparities of habitat loss and protection. Ecology Letters. 8: 23-29. </w:t>
      </w:r>
    </w:p>
    <w:p w14:paraId="16424809" w14:textId="77777777" w:rsidR="00736E7E" w:rsidRDefault="00035BFF">
      <w:pPr>
        <w:pStyle w:val="Body"/>
        <w:spacing w:line="480" w:lineRule="auto"/>
        <w:ind w:left="720" w:hanging="720"/>
        <w:rPr>
          <w:sz w:val="22"/>
          <w:szCs w:val="22"/>
        </w:rPr>
      </w:pPr>
      <w:proofErr w:type="spellStart"/>
      <w:r>
        <w:rPr>
          <w:sz w:val="22"/>
          <w:szCs w:val="22"/>
        </w:rPr>
        <w:t>Hothorn</w:t>
      </w:r>
      <w:proofErr w:type="spellEnd"/>
      <w:r>
        <w:rPr>
          <w:sz w:val="22"/>
          <w:szCs w:val="22"/>
        </w:rPr>
        <w:t xml:space="preserve"> T, </w:t>
      </w:r>
      <w:proofErr w:type="spellStart"/>
      <w:r>
        <w:rPr>
          <w:sz w:val="22"/>
          <w:szCs w:val="22"/>
        </w:rPr>
        <w:t>Bretz</w:t>
      </w:r>
      <w:proofErr w:type="spellEnd"/>
      <w:r>
        <w:rPr>
          <w:sz w:val="22"/>
          <w:szCs w:val="22"/>
        </w:rPr>
        <w:t xml:space="preserve"> F, Westfall P. 2008. Simultaneous Inference in General Parametric Models. Biometrical Journal 50(3), 346--363.</w:t>
      </w:r>
    </w:p>
    <w:p w14:paraId="07D23307" w14:textId="77777777" w:rsidR="00736E7E" w:rsidRDefault="00035BFF">
      <w:pPr>
        <w:pStyle w:val="Body"/>
        <w:spacing w:line="480" w:lineRule="auto"/>
        <w:ind w:left="720" w:hanging="720"/>
        <w:rPr>
          <w:sz w:val="22"/>
          <w:szCs w:val="22"/>
        </w:rPr>
      </w:pPr>
      <w:r>
        <w:rPr>
          <w:sz w:val="22"/>
          <w:szCs w:val="22"/>
        </w:rPr>
        <w:t>Huey R.B. 1974. Behavioral thermoregulation in lizards: Importance of associated costs. Science. 184:1001–1003.</w:t>
      </w:r>
    </w:p>
    <w:p w14:paraId="25FC3809" w14:textId="77777777" w:rsidR="00736E7E" w:rsidRDefault="00035BFF">
      <w:pPr>
        <w:pStyle w:val="Body"/>
        <w:spacing w:line="480" w:lineRule="auto"/>
        <w:ind w:left="720" w:hanging="720"/>
        <w:rPr>
          <w:sz w:val="22"/>
          <w:szCs w:val="22"/>
        </w:rPr>
      </w:pPr>
      <w:r>
        <w:rPr>
          <w:sz w:val="22"/>
          <w:szCs w:val="22"/>
        </w:rPr>
        <w:t xml:space="preserve">Jacobson, F., Garrison, G., </w:t>
      </w:r>
      <w:proofErr w:type="spellStart"/>
      <w:r>
        <w:rPr>
          <w:sz w:val="22"/>
          <w:szCs w:val="22"/>
        </w:rPr>
        <w:t>Penner</w:t>
      </w:r>
      <w:proofErr w:type="spellEnd"/>
      <w:r>
        <w:rPr>
          <w:sz w:val="22"/>
          <w:szCs w:val="22"/>
        </w:rPr>
        <w:t xml:space="preserve">, J., </w:t>
      </w:r>
      <w:proofErr w:type="spellStart"/>
      <w:r>
        <w:rPr>
          <w:sz w:val="22"/>
          <w:szCs w:val="22"/>
        </w:rPr>
        <w:t>Gebin</w:t>
      </w:r>
      <w:proofErr w:type="spellEnd"/>
      <w:r>
        <w:rPr>
          <w:sz w:val="22"/>
          <w:szCs w:val="22"/>
        </w:rPr>
        <w:t xml:space="preserve">, J. Z., </w:t>
      </w:r>
      <w:proofErr w:type="spellStart"/>
      <w:r>
        <w:rPr>
          <w:sz w:val="22"/>
          <w:szCs w:val="22"/>
        </w:rPr>
        <w:t>Eifler</w:t>
      </w:r>
      <w:proofErr w:type="spellEnd"/>
      <w:r>
        <w:rPr>
          <w:sz w:val="22"/>
          <w:szCs w:val="22"/>
        </w:rPr>
        <w:t xml:space="preserve">, M., &amp; </w:t>
      </w:r>
      <w:proofErr w:type="spellStart"/>
      <w:r>
        <w:rPr>
          <w:sz w:val="22"/>
          <w:szCs w:val="22"/>
        </w:rPr>
        <w:t>Eifler</w:t>
      </w:r>
      <w:proofErr w:type="spellEnd"/>
      <w:r>
        <w:rPr>
          <w:sz w:val="22"/>
          <w:szCs w:val="22"/>
        </w:rPr>
        <w:t xml:space="preserve">, D. 2016. Escape </w:t>
      </w:r>
      <w:proofErr w:type="spellStart"/>
      <w:r>
        <w:rPr>
          <w:sz w:val="22"/>
          <w:szCs w:val="22"/>
        </w:rPr>
        <w:t>behaviour</w:t>
      </w:r>
      <w:proofErr w:type="spellEnd"/>
      <w:r>
        <w:rPr>
          <w:sz w:val="22"/>
          <w:szCs w:val="22"/>
        </w:rPr>
        <w:t xml:space="preserve"> in the leopard lizard (</w:t>
      </w:r>
      <w:proofErr w:type="spellStart"/>
      <w:r>
        <w:rPr>
          <w:i/>
          <w:iCs/>
          <w:sz w:val="22"/>
          <w:szCs w:val="22"/>
        </w:rPr>
        <w:t>Gambelia</w:t>
      </w:r>
      <w:proofErr w:type="spellEnd"/>
      <w:r>
        <w:rPr>
          <w:i/>
          <w:iCs/>
          <w:sz w:val="22"/>
          <w:szCs w:val="22"/>
        </w:rPr>
        <w:t xml:space="preserve"> </w:t>
      </w:r>
      <w:proofErr w:type="spellStart"/>
      <w:r>
        <w:rPr>
          <w:i/>
          <w:iCs/>
          <w:sz w:val="22"/>
          <w:szCs w:val="22"/>
        </w:rPr>
        <w:t>wislizenii</w:t>
      </w:r>
      <w:proofErr w:type="spellEnd"/>
      <w:r>
        <w:rPr>
          <w:sz w:val="22"/>
          <w:szCs w:val="22"/>
        </w:rPr>
        <w:t xml:space="preserve">): effects of starting distance and sex. </w:t>
      </w:r>
      <w:proofErr w:type="spellStart"/>
      <w:r>
        <w:rPr>
          <w:sz w:val="22"/>
          <w:szCs w:val="22"/>
        </w:rPr>
        <w:t>Amphibia-Reptilia</w:t>
      </w:r>
      <w:proofErr w:type="spellEnd"/>
      <w:r>
        <w:rPr>
          <w:sz w:val="22"/>
          <w:szCs w:val="22"/>
        </w:rPr>
        <w:t>. 37(3), 320-324.</w:t>
      </w:r>
    </w:p>
    <w:p w14:paraId="57FE765A" w14:textId="77777777" w:rsidR="00736E7E" w:rsidRDefault="00035BFF">
      <w:pPr>
        <w:pStyle w:val="Body"/>
        <w:spacing w:line="480" w:lineRule="auto"/>
        <w:ind w:left="720" w:hanging="720"/>
        <w:rPr>
          <w:sz w:val="22"/>
          <w:szCs w:val="22"/>
        </w:rPr>
      </w:pPr>
      <w:proofErr w:type="spellStart"/>
      <w:r>
        <w:rPr>
          <w:sz w:val="22"/>
          <w:szCs w:val="22"/>
        </w:rPr>
        <w:t>Kefi</w:t>
      </w:r>
      <w:proofErr w:type="spellEnd"/>
      <w:r>
        <w:rPr>
          <w:sz w:val="22"/>
          <w:szCs w:val="22"/>
        </w:rPr>
        <w:t xml:space="preserve">, S., </w:t>
      </w:r>
      <w:proofErr w:type="spellStart"/>
      <w:r>
        <w:rPr>
          <w:sz w:val="22"/>
          <w:szCs w:val="22"/>
        </w:rPr>
        <w:t>Rietkerk</w:t>
      </w:r>
      <w:proofErr w:type="spellEnd"/>
      <w:r>
        <w:rPr>
          <w:sz w:val="22"/>
          <w:szCs w:val="22"/>
        </w:rPr>
        <w:t xml:space="preserve">, M., </w:t>
      </w:r>
      <w:proofErr w:type="spellStart"/>
      <w:r>
        <w:rPr>
          <w:sz w:val="22"/>
          <w:szCs w:val="22"/>
        </w:rPr>
        <w:t>Alados</w:t>
      </w:r>
      <w:proofErr w:type="spellEnd"/>
      <w:r>
        <w:rPr>
          <w:sz w:val="22"/>
          <w:szCs w:val="22"/>
        </w:rPr>
        <w:t xml:space="preserve">, C. L., </w:t>
      </w:r>
      <w:proofErr w:type="spellStart"/>
      <w:r>
        <w:rPr>
          <w:sz w:val="22"/>
          <w:szCs w:val="22"/>
        </w:rPr>
        <w:t>Pueyo</w:t>
      </w:r>
      <w:proofErr w:type="spellEnd"/>
      <w:r>
        <w:rPr>
          <w:sz w:val="22"/>
          <w:szCs w:val="22"/>
        </w:rPr>
        <w:t xml:space="preserve">, Y., </w:t>
      </w:r>
      <w:proofErr w:type="spellStart"/>
      <w:r>
        <w:rPr>
          <w:sz w:val="22"/>
          <w:szCs w:val="22"/>
        </w:rPr>
        <w:t>Papanastasis</w:t>
      </w:r>
      <w:proofErr w:type="spellEnd"/>
      <w:r>
        <w:rPr>
          <w:sz w:val="22"/>
          <w:szCs w:val="22"/>
        </w:rPr>
        <w:t xml:space="preserve">, V. P., </w:t>
      </w:r>
      <w:proofErr w:type="spellStart"/>
      <w:r>
        <w:rPr>
          <w:sz w:val="22"/>
          <w:szCs w:val="22"/>
        </w:rPr>
        <w:t>ElAich</w:t>
      </w:r>
      <w:proofErr w:type="spellEnd"/>
      <w:r>
        <w:rPr>
          <w:sz w:val="22"/>
          <w:szCs w:val="22"/>
        </w:rPr>
        <w:t xml:space="preserve">, A. and de </w:t>
      </w:r>
      <w:proofErr w:type="spellStart"/>
      <w:r>
        <w:rPr>
          <w:sz w:val="22"/>
          <w:szCs w:val="22"/>
        </w:rPr>
        <w:t>Ruiter</w:t>
      </w:r>
      <w:proofErr w:type="spellEnd"/>
      <w:r>
        <w:rPr>
          <w:sz w:val="22"/>
          <w:szCs w:val="22"/>
        </w:rPr>
        <w:t>, P. C. 2007. Spatial vegetation patterns and imminent desertification in Mediterranean arid ecosystems. Nature 449: 213-217.</w:t>
      </w:r>
    </w:p>
    <w:p w14:paraId="580F46AA" w14:textId="77777777" w:rsidR="00736E7E" w:rsidRDefault="00035BFF">
      <w:pPr>
        <w:pStyle w:val="Body"/>
        <w:spacing w:line="480" w:lineRule="auto"/>
        <w:ind w:left="720" w:hanging="720"/>
        <w:rPr>
          <w:sz w:val="22"/>
          <w:szCs w:val="22"/>
        </w:rPr>
      </w:pPr>
      <w:r>
        <w:rPr>
          <w:sz w:val="22"/>
          <w:szCs w:val="22"/>
        </w:rPr>
        <w:lastRenderedPageBreak/>
        <w:t xml:space="preserve">Kerr G.D., Bull C.M. 2004. Microhabitat use by the </w:t>
      </w:r>
      <w:proofErr w:type="spellStart"/>
      <w:r>
        <w:rPr>
          <w:sz w:val="22"/>
          <w:szCs w:val="22"/>
        </w:rPr>
        <w:t>scincid</w:t>
      </w:r>
      <w:proofErr w:type="spellEnd"/>
      <w:r>
        <w:rPr>
          <w:sz w:val="22"/>
          <w:szCs w:val="22"/>
        </w:rPr>
        <w:t xml:space="preserve"> lizard </w:t>
      </w:r>
      <w:r>
        <w:rPr>
          <w:i/>
          <w:iCs/>
          <w:sz w:val="22"/>
          <w:szCs w:val="22"/>
          <w:lang w:val="pt-PT"/>
        </w:rPr>
        <w:t>Tiliqua rugosa</w:t>
      </w:r>
      <w:r>
        <w:rPr>
          <w:sz w:val="22"/>
          <w:szCs w:val="22"/>
        </w:rPr>
        <w:t>: Exploiting natural temperature gradients beneath plant canopies. Journal of Herpetology. 38: 536–545.</w:t>
      </w:r>
    </w:p>
    <w:p w14:paraId="5D16DE25" w14:textId="77777777" w:rsidR="00736E7E" w:rsidRDefault="00035BFF">
      <w:pPr>
        <w:pStyle w:val="Body"/>
        <w:spacing w:line="480" w:lineRule="auto"/>
        <w:ind w:left="720" w:hanging="720"/>
        <w:rPr>
          <w:sz w:val="22"/>
          <w:szCs w:val="22"/>
        </w:rPr>
      </w:pPr>
      <w:proofErr w:type="spellStart"/>
      <w:r>
        <w:rPr>
          <w:sz w:val="22"/>
          <w:szCs w:val="22"/>
        </w:rPr>
        <w:t>Lortie</w:t>
      </w:r>
      <w:proofErr w:type="spellEnd"/>
      <w:r>
        <w:rPr>
          <w:sz w:val="22"/>
          <w:szCs w:val="22"/>
        </w:rPr>
        <w:t xml:space="preserve">, C.J., </w:t>
      </w:r>
      <w:proofErr w:type="spellStart"/>
      <w:r>
        <w:rPr>
          <w:sz w:val="22"/>
          <w:szCs w:val="22"/>
        </w:rPr>
        <w:t>Filazzola</w:t>
      </w:r>
      <w:proofErr w:type="spellEnd"/>
      <w:r>
        <w:rPr>
          <w:sz w:val="22"/>
          <w:szCs w:val="22"/>
        </w:rPr>
        <w:t xml:space="preserve"> A., Sotomayor D. Functional assessment of animal interactions with shrub- facilitation complexes: a formal synthesis and conceptual framework. Functional Ecology. 2015. 30: 41-51. </w:t>
      </w:r>
    </w:p>
    <w:p w14:paraId="51550AFB" w14:textId="77777777" w:rsidR="00736E7E" w:rsidRDefault="00035BFF">
      <w:pPr>
        <w:pStyle w:val="Body"/>
        <w:spacing w:line="480" w:lineRule="auto"/>
        <w:ind w:left="720" w:hanging="720"/>
        <w:rPr>
          <w:sz w:val="22"/>
          <w:szCs w:val="22"/>
        </w:rPr>
      </w:pPr>
      <w:proofErr w:type="spellStart"/>
      <w:r>
        <w:rPr>
          <w:sz w:val="22"/>
          <w:szCs w:val="22"/>
        </w:rPr>
        <w:t>Medica</w:t>
      </w:r>
      <w:proofErr w:type="spellEnd"/>
      <w:r>
        <w:rPr>
          <w:sz w:val="22"/>
          <w:szCs w:val="22"/>
        </w:rPr>
        <w:t xml:space="preserve"> P.A., Turner F.B., Smith D.D. 1973. Hormonal induction of color changes in female leopard lizards, </w:t>
      </w:r>
      <w:proofErr w:type="spellStart"/>
      <w:r>
        <w:rPr>
          <w:i/>
          <w:iCs/>
          <w:sz w:val="22"/>
          <w:szCs w:val="22"/>
        </w:rPr>
        <w:t>Crotaphytus</w:t>
      </w:r>
      <w:proofErr w:type="spellEnd"/>
      <w:r>
        <w:rPr>
          <w:i/>
          <w:iCs/>
          <w:sz w:val="22"/>
          <w:szCs w:val="22"/>
        </w:rPr>
        <w:t xml:space="preserve"> </w:t>
      </w:r>
      <w:proofErr w:type="spellStart"/>
      <w:r>
        <w:rPr>
          <w:i/>
          <w:iCs/>
          <w:sz w:val="22"/>
          <w:szCs w:val="22"/>
        </w:rPr>
        <w:t>wislizenii</w:t>
      </w:r>
      <w:proofErr w:type="spellEnd"/>
      <w:r>
        <w:rPr>
          <w:sz w:val="22"/>
          <w:szCs w:val="22"/>
          <w:lang w:val="pt-PT"/>
        </w:rPr>
        <w:t xml:space="preserve">. Copeia. 1973(4):658-661. </w:t>
      </w:r>
    </w:p>
    <w:p w14:paraId="46931B58" w14:textId="77777777" w:rsidR="00736E7E" w:rsidRDefault="00035BFF">
      <w:pPr>
        <w:pStyle w:val="Body"/>
        <w:spacing w:line="480" w:lineRule="auto"/>
        <w:ind w:left="720" w:hanging="720"/>
        <w:rPr>
          <w:sz w:val="22"/>
          <w:szCs w:val="22"/>
        </w:rPr>
      </w:pPr>
      <w:r>
        <w:rPr>
          <w:sz w:val="22"/>
          <w:szCs w:val="22"/>
        </w:rPr>
        <w:t xml:space="preserve">McIntire, E. J. B. and Fajardo, A. 2014. Facilitation as a ubiquitous driver of biodiversity. - New </w:t>
      </w:r>
      <w:proofErr w:type="spellStart"/>
      <w:r>
        <w:rPr>
          <w:sz w:val="22"/>
          <w:szCs w:val="22"/>
        </w:rPr>
        <w:t>Phytologist</w:t>
      </w:r>
      <w:proofErr w:type="spellEnd"/>
      <w:r>
        <w:rPr>
          <w:sz w:val="22"/>
          <w:szCs w:val="22"/>
        </w:rPr>
        <w:t xml:space="preserve"> 201: 403-416.</w:t>
      </w:r>
    </w:p>
    <w:p w14:paraId="148CE8D8" w14:textId="77777777" w:rsidR="00736E7E" w:rsidRDefault="00035BFF">
      <w:pPr>
        <w:pStyle w:val="Body"/>
        <w:spacing w:line="480" w:lineRule="auto"/>
        <w:ind w:left="720" w:hanging="720"/>
        <w:rPr>
          <w:sz w:val="22"/>
          <w:szCs w:val="22"/>
        </w:rPr>
      </w:pPr>
      <w:r>
        <w:rPr>
          <w:sz w:val="22"/>
          <w:szCs w:val="22"/>
        </w:rPr>
        <w:t xml:space="preserve">Milne T., Bull C.M. 2000. Burrow choice by individuals of different sizes in the endangered pygmy blue tongue lizard </w:t>
      </w:r>
      <w:proofErr w:type="spellStart"/>
      <w:r>
        <w:rPr>
          <w:i/>
          <w:iCs/>
          <w:sz w:val="22"/>
          <w:szCs w:val="22"/>
          <w:lang w:val="fr-FR"/>
        </w:rPr>
        <w:t>Tiliqua</w:t>
      </w:r>
      <w:proofErr w:type="spellEnd"/>
      <w:r>
        <w:rPr>
          <w:i/>
          <w:iCs/>
          <w:sz w:val="22"/>
          <w:szCs w:val="22"/>
          <w:lang w:val="fr-FR"/>
        </w:rPr>
        <w:t xml:space="preserve"> </w:t>
      </w:r>
      <w:proofErr w:type="spellStart"/>
      <w:r>
        <w:rPr>
          <w:i/>
          <w:iCs/>
          <w:sz w:val="22"/>
          <w:szCs w:val="22"/>
          <w:lang w:val="fr-FR"/>
        </w:rPr>
        <w:t>adelaidensis</w:t>
      </w:r>
      <w:proofErr w:type="spellEnd"/>
      <w:r>
        <w:rPr>
          <w:sz w:val="22"/>
          <w:szCs w:val="22"/>
          <w:lang w:val="it-IT"/>
        </w:rPr>
        <w:t>. Biological Conservation. 95:295</w:t>
      </w:r>
      <w:r>
        <w:rPr>
          <w:sz w:val="22"/>
          <w:szCs w:val="22"/>
        </w:rPr>
        <w:t>–301.</w:t>
      </w:r>
    </w:p>
    <w:p w14:paraId="7CCD7331" w14:textId="77777777" w:rsidR="00736E7E" w:rsidRDefault="00035BFF">
      <w:pPr>
        <w:pStyle w:val="Body"/>
        <w:spacing w:line="480" w:lineRule="auto"/>
        <w:ind w:left="720" w:hanging="720"/>
        <w:rPr>
          <w:sz w:val="22"/>
          <w:szCs w:val="22"/>
        </w:rPr>
      </w:pPr>
      <w:proofErr w:type="spellStart"/>
      <w:r>
        <w:rPr>
          <w:sz w:val="22"/>
          <w:szCs w:val="22"/>
        </w:rPr>
        <w:t>Mouat</w:t>
      </w:r>
      <w:proofErr w:type="spellEnd"/>
      <w:r>
        <w:rPr>
          <w:sz w:val="22"/>
          <w:szCs w:val="22"/>
        </w:rPr>
        <w:t xml:space="preserve"> D.A., Lancaster J.M. 2008. Drylands in Crisis. Environmental Change and Human Security. 67-80. </w:t>
      </w:r>
    </w:p>
    <w:p w14:paraId="70C91F00" w14:textId="77777777" w:rsidR="00736E7E" w:rsidRDefault="00035BFF">
      <w:pPr>
        <w:pStyle w:val="Body"/>
        <w:tabs>
          <w:tab w:val="left" w:pos="360"/>
        </w:tabs>
        <w:spacing w:line="480" w:lineRule="auto"/>
        <w:ind w:left="720" w:hanging="720"/>
        <w:rPr>
          <w:sz w:val="22"/>
          <w:szCs w:val="22"/>
        </w:rPr>
      </w:pPr>
      <w:r>
        <w:rPr>
          <w:sz w:val="22"/>
          <w:szCs w:val="22"/>
        </w:rPr>
        <w:t>Mohr, C. 1947. Table of equivalent populations of North American small mammals. American Midland Naturalist. 37: 223–249.</w:t>
      </w:r>
    </w:p>
    <w:p w14:paraId="6EB73B1C" w14:textId="77777777" w:rsidR="00736E7E" w:rsidRDefault="00035BFF">
      <w:pPr>
        <w:pStyle w:val="Body"/>
        <w:spacing w:line="480" w:lineRule="auto"/>
        <w:ind w:left="720" w:hanging="720"/>
        <w:rPr>
          <w:sz w:val="22"/>
          <w:szCs w:val="22"/>
        </w:rPr>
      </w:pPr>
      <w:proofErr w:type="spellStart"/>
      <w:r>
        <w:rPr>
          <w:sz w:val="22"/>
          <w:szCs w:val="22"/>
        </w:rPr>
        <w:t>Pietruszka</w:t>
      </w:r>
      <w:proofErr w:type="spellEnd"/>
      <w:r>
        <w:rPr>
          <w:sz w:val="22"/>
          <w:szCs w:val="22"/>
        </w:rPr>
        <w:t xml:space="preserve"> R.D., </w:t>
      </w:r>
      <w:proofErr w:type="spellStart"/>
      <w:r>
        <w:rPr>
          <w:sz w:val="22"/>
          <w:szCs w:val="22"/>
        </w:rPr>
        <w:t>Wiens</w:t>
      </w:r>
      <w:proofErr w:type="spellEnd"/>
      <w:r>
        <w:rPr>
          <w:sz w:val="22"/>
          <w:szCs w:val="22"/>
        </w:rPr>
        <w:t xml:space="preserve"> J.A., </w:t>
      </w:r>
      <w:proofErr w:type="spellStart"/>
      <w:r>
        <w:rPr>
          <w:sz w:val="22"/>
          <w:szCs w:val="22"/>
        </w:rPr>
        <w:t>Pietruszka</w:t>
      </w:r>
      <w:proofErr w:type="spellEnd"/>
      <w:r>
        <w:rPr>
          <w:sz w:val="22"/>
          <w:szCs w:val="22"/>
        </w:rPr>
        <w:t xml:space="preserve"> C.J. 1981. Leopard lizard predation on </w:t>
      </w:r>
      <w:proofErr w:type="spellStart"/>
      <w:r>
        <w:rPr>
          <w:sz w:val="22"/>
          <w:szCs w:val="22"/>
        </w:rPr>
        <w:t>perognathus</w:t>
      </w:r>
      <w:proofErr w:type="spellEnd"/>
      <w:r>
        <w:rPr>
          <w:sz w:val="22"/>
          <w:szCs w:val="22"/>
        </w:rPr>
        <w:t xml:space="preserve">. Journal of Herpetology. 15(2):249-250. </w:t>
      </w:r>
    </w:p>
    <w:p w14:paraId="0663819C" w14:textId="77777777" w:rsidR="00736E7E" w:rsidRDefault="00035BFF">
      <w:pPr>
        <w:pStyle w:val="Body"/>
        <w:spacing w:line="480" w:lineRule="auto"/>
        <w:ind w:left="720" w:hanging="720"/>
        <w:rPr>
          <w:sz w:val="22"/>
          <w:szCs w:val="22"/>
        </w:rPr>
      </w:pPr>
      <w:proofErr w:type="spellStart"/>
      <w:r>
        <w:rPr>
          <w:sz w:val="22"/>
          <w:szCs w:val="22"/>
        </w:rPr>
        <w:t>Prugh</w:t>
      </w:r>
      <w:proofErr w:type="spellEnd"/>
      <w:r>
        <w:rPr>
          <w:sz w:val="22"/>
          <w:szCs w:val="22"/>
        </w:rPr>
        <w:t xml:space="preserve"> L.R., </w:t>
      </w:r>
      <w:proofErr w:type="spellStart"/>
      <w:r>
        <w:rPr>
          <w:sz w:val="22"/>
          <w:szCs w:val="22"/>
        </w:rPr>
        <w:t>Brashares</w:t>
      </w:r>
      <w:proofErr w:type="spellEnd"/>
      <w:r>
        <w:rPr>
          <w:sz w:val="22"/>
          <w:szCs w:val="22"/>
        </w:rPr>
        <w:t xml:space="preserve"> J.S. 2011. Partitioning the effects of an ecosystem engineer: kangaroo rats control community structure via multiple pathways. Journal of Animal Ecology. 81(3):667-678. </w:t>
      </w:r>
    </w:p>
    <w:p w14:paraId="326FE875" w14:textId="77777777" w:rsidR="00736E7E" w:rsidRDefault="00035BFF">
      <w:pPr>
        <w:pStyle w:val="Body"/>
        <w:spacing w:line="480" w:lineRule="auto"/>
        <w:ind w:left="720" w:hanging="720"/>
        <w:rPr>
          <w:sz w:val="22"/>
          <w:szCs w:val="22"/>
        </w:rPr>
      </w:pPr>
      <w:proofErr w:type="spellStart"/>
      <w:r>
        <w:rPr>
          <w:sz w:val="22"/>
          <w:szCs w:val="22"/>
        </w:rPr>
        <w:t>Pugnaire</w:t>
      </w:r>
      <w:proofErr w:type="spellEnd"/>
      <w:r>
        <w:rPr>
          <w:sz w:val="22"/>
          <w:szCs w:val="22"/>
        </w:rPr>
        <w:t xml:space="preserve"> F.I. (ed.) 2010. Positive Plant Interactions and Community Dynamics. CRC Press, Boca Raton, FL, USA.  </w:t>
      </w:r>
    </w:p>
    <w:p w14:paraId="0A359F7B" w14:textId="77777777" w:rsidR="00736E7E" w:rsidRDefault="00035BFF">
      <w:pPr>
        <w:pStyle w:val="Body"/>
        <w:spacing w:line="480" w:lineRule="auto"/>
        <w:ind w:left="720" w:hanging="720"/>
        <w:rPr>
          <w:sz w:val="22"/>
          <w:szCs w:val="22"/>
        </w:rPr>
      </w:pPr>
      <w:proofErr w:type="spellStart"/>
      <w:r>
        <w:rPr>
          <w:sz w:val="22"/>
          <w:szCs w:val="22"/>
        </w:rPr>
        <w:lastRenderedPageBreak/>
        <w:t>Ruttan</w:t>
      </w:r>
      <w:proofErr w:type="spellEnd"/>
      <w:r>
        <w:rPr>
          <w:sz w:val="22"/>
          <w:szCs w:val="22"/>
        </w:rPr>
        <w:t xml:space="preserve"> A., </w:t>
      </w:r>
      <w:proofErr w:type="spellStart"/>
      <w:r>
        <w:rPr>
          <w:sz w:val="22"/>
          <w:szCs w:val="22"/>
        </w:rPr>
        <w:t>Filazzola</w:t>
      </w:r>
      <w:proofErr w:type="spellEnd"/>
      <w:r>
        <w:rPr>
          <w:sz w:val="22"/>
          <w:szCs w:val="22"/>
        </w:rPr>
        <w:t xml:space="preserve"> A., </w:t>
      </w:r>
      <w:proofErr w:type="spellStart"/>
      <w:r>
        <w:rPr>
          <w:sz w:val="22"/>
          <w:szCs w:val="22"/>
        </w:rPr>
        <w:t>Lortie</w:t>
      </w:r>
      <w:proofErr w:type="spellEnd"/>
      <w:r>
        <w:rPr>
          <w:sz w:val="22"/>
          <w:szCs w:val="22"/>
        </w:rPr>
        <w:t xml:space="preserve"> C. J. 2016. Shrub-annual facilitation complexes mediate insect community structure in arid environments. - Journal of Arid Environments 134: 1-9.</w:t>
      </w:r>
    </w:p>
    <w:p w14:paraId="4633F665" w14:textId="77777777" w:rsidR="00736E7E" w:rsidRDefault="00035BFF">
      <w:pPr>
        <w:pStyle w:val="Body"/>
        <w:spacing w:line="480" w:lineRule="auto"/>
        <w:ind w:left="720" w:hanging="720"/>
        <w:rPr>
          <w:sz w:val="22"/>
          <w:szCs w:val="22"/>
        </w:rPr>
      </w:pPr>
      <w:proofErr w:type="spellStart"/>
      <w:r>
        <w:rPr>
          <w:sz w:val="22"/>
          <w:szCs w:val="22"/>
        </w:rPr>
        <w:t>Schiffman</w:t>
      </w:r>
      <w:proofErr w:type="spellEnd"/>
      <w:r>
        <w:rPr>
          <w:sz w:val="22"/>
          <w:szCs w:val="22"/>
        </w:rPr>
        <w:t xml:space="preserve"> P.M.  Promotion of exotic weed establishment by endangered giant kangaroo rats (</w:t>
      </w:r>
      <w:proofErr w:type="spellStart"/>
      <w:r>
        <w:rPr>
          <w:i/>
          <w:iCs/>
          <w:sz w:val="22"/>
          <w:szCs w:val="22"/>
        </w:rPr>
        <w:t>Dipodomys</w:t>
      </w:r>
      <w:proofErr w:type="spellEnd"/>
      <w:r>
        <w:rPr>
          <w:i/>
          <w:iCs/>
          <w:sz w:val="22"/>
          <w:szCs w:val="22"/>
        </w:rPr>
        <w:t xml:space="preserve"> </w:t>
      </w:r>
      <w:proofErr w:type="spellStart"/>
      <w:r>
        <w:rPr>
          <w:i/>
          <w:iCs/>
          <w:sz w:val="22"/>
          <w:szCs w:val="22"/>
        </w:rPr>
        <w:t>ingens</w:t>
      </w:r>
      <w:proofErr w:type="spellEnd"/>
      <w:r>
        <w:rPr>
          <w:sz w:val="22"/>
          <w:szCs w:val="22"/>
        </w:rPr>
        <w:t>) in a California grassland.  Biodiversity and Conservation. 1994</w:t>
      </w:r>
      <w:proofErr w:type="gramStart"/>
      <w:r>
        <w:rPr>
          <w:sz w:val="22"/>
          <w:szCs w:val="22"/>
        </w:rPr>
        <w:t>;3:524</w:t>
      </w:r>
      <w:proofErr w:type="gramEnd"/>
      <w:r>
        <w:rPr>
          <w:sz w:val="22"/>
          <w:szCs w:val="22"/>
        </w:rPr>
        <w:t>-537.</w:t>
      </w:r>
    </w:p>
    <w:p w14:paraId="528049D2" w14:textId="77777777" w:rsidR="00736E7E" w:rsidRDefault="00035BFF">
      <w:pPr>
        <w:pStyle w:val="Body"/>
        <w:spacing w:line="480" w:lineRule="auto"/>
        <w:ind w:left="720" w:hanging="720"/>
        <w:rPr>
          <w:sz w:val="22"/>
          <w:szCs w:val="22"/>
        </w:rPr>
      </w:pPr>
      <w:r>
        <w:rPr>
          <w:sz w:val="22"/>
          <w:szCs w:val="22"/>
        </w:rPr>
        <w:t xml:space="preserve">Schneider D.C. 2001. The rise of the concept of scale in ecology: the concept of scale is evolving from verbal expression to quantitative expression. </w:t>
      </w:r>
      <w:proofErr w:type="spellStart"/>
      <w:r>
        <w:rPr>
          <w:sz w:val="22"/>
          <w:szCs w:val="22"/>
        </w:rPr>
        <w:t>BioScience</w:t>
      </w:r>
      <w:proofErr w:type="spellEnd"/>
      <w:r>
        <w:rPr>
          <w:sz w:val="22"/>
          <w:szCs w:val="22"/>
        </w:rPr>
        <w:t>. 51: 545-555.</w:t>
      </w:r>
    </w:p>
    <w:p w14:paraId="1E9CE1EC" w14:textId="77777777" w:rsidR="00736E7E" w:rsidRDefault="00035BFF">
      <w:pPr>
        <w:pStyle w:val="Body"/>
        <w:spacing w:line="480" w:lineRule="auto"/>
        <w:ind w:left="720" w:hanging="720"/>
        <w:rPr>
          <w:sz w:val="22"/>
          <w:szCs w:val="22"/>
        </w:rPr>
      </w:pPr>
      <w:r>
        <w:rPr>
          <w:sz w:val="22"/>
          <w:szCs w:val="22"/>
        </w:rPr>
        <w:t xml:space="preserve">Spiegel O., </w:t>
      </w:r>
      <w:proofErr w:type="spellStart"/>
      <w:r>
        <w:rPr>
          <w:sz w:val="22"/>
          <w:szCs w:val="22"/>
        </w:rPr>
        <w:t>Leu</w:t>
      </w:r>
      <w:proofErr w:type="spellEnd"/>
      <w:r>
        <w:rPr>
          <w:sz w:val="22"/>
          <w:szCs w:val="22"/>
        </w:rPr>
        <w:t xml:space="preserve"> S.T., </w:t>
      </w:r>
      <w:proofErr w:type="spellStart"/>
      <w:r>
        <w:rPr>
          <w:sz w:val="22"/>
          <w:szCs w:val="22"/>
        </w:rPr>
        <w:t>Sih</w:t>
      </w:r>
      <w:proofErr w:type="spellEnd"/>
      <w:r>
        <w:rPr>
          <w:sz w:val="22"/>
          <w:szCs w:val="22"/>
        </w:rPr>
        <w:t xml:space="preserve"> A., Godfrey S.S., Bull C.M. 2015. When the going gets tough: </w:t>
      </w:r>
      <w:proofErr w:type="spellStart"/>
      <w:r>
        <w:rPr>
          <w:sz w:val="22"/>
          <w:szCs w:val="22"/>
        </w:rPr>
        <w:t>behavioural</w:t>
      </w:r>
      <w:proofErr w:type="spellEnd"/>
      <w:r>
        <w:rPr>
          <w:sz w:val="22"/>
          <w:szCs w:val="22"/>
        </w:rPr>
        <w:t xml:space="preserve"> type-dependent space use in the sleepy lizard changes as the season dries. Proceedings of the Royal Society B.  282:20151768.</w:t>
      </w:r>
    </w:p>
    <w:p w14:paraId="0393CC0B" w14:textId="77777777" w:rsidR="00736E7E" w:rsidRDefault="00035BFF">
      <w:pPr>
        <w:pStyle w:val="Body"/>
        <w:spacing w:line="480" w:lineRule="auto"/>
        <w:ind w:left="720" w:hanging="720"/>
        <w:rPr>
          <w:sz w:val="22"/>
          <w:szCs w:val="22"/>
        </w:rPr>
      </w:pPr>
      <w:r>
        <w:rPr>
          <w:sz w:val="22"/>
          <w:szCs w:val="22"/>
        </w:rPr>
        <w:t>Stebbins R.C., McGinnis S.M. 2012.Field guide to amphibians and reptiles of California (Revised Edition). Berkeley, California: University of California Press. 552p.</w:t>
      </w:r>
    </w:p>
    <w:p w14:paraId="5807630A" w14:textId="77777777" w:rsidR="00736E7E" w:rsidRDefault="00035BFF">
      <w:pPr>
        <w:pStyle w:val="Body"/>
        <w:spacing w:line="480" w:lineRule="auto"/>
        <w:ind w:left="720" w:hanging="720"/>
        <w:rPr>
          <w:sz w:val="22"/>
          <w:szCs w:val="22"/>
        </w:rPr>
      </w:pPr>
      <w:r>
        <w:rPr>
          <w:sz w:val="22"/>
          <w:szCs w:val="22"/>
        </w:rPr>
        <w:t>Steffen J.E., Anderson R.A. 2006. Abundance of the long-nosed leopard lizard (</w:t>
      </w:r>
      <w:proofErr w:type="spellStart"/>
      <w:r>
        <w:rPr>
          <w:i/>
          <w:iCs/>
          <w:sz w:val="22"/>
          <w:szCs w:val="22"/>
        </w:rPr>
        <w:t>Gambelia</w:t>
      </w:r>
      <w:proofErr w:type="spellEnd"/>
      <w:r>
        <w:rPr>
          <w:i/>
          <w:iCs/>
          <w:sz w:val="22"/>
          <w:szCs w:val="22"/>
        </w:rPr>
        <w:t xml:space="preserve"> </w:t>
      </w:r>
      <w:proofErr w:type="spellStart"/>
      <w:r>
        <w:rPr>
          <w:i/>
          <w:iCs/>
          <w:sz w:val="22"/>
          <w:szCs w:val="22"/>
        </w:rPr>
        <w:t>wislizenii</w:t>
      </w:r>
      <w:proofErr w:type="spellEnd"/>
      <w:r>
        <w:rPr>
          <w:sz w:val="22"/>
          <w:szCs w:val="22"/>
        </w:rPr>
        <w:t xml:space="preserve">) is influenced by shrub diversity and cover in southeast Oregon. The American Midland Naturalist. 156(1):201-207. </w:t>
      </w:r>
    </w:p>
    <w:p w14:paraId="2E6F5472" w14:textId="77777777" w:rsidR="00736E7E" w:rsidRDefault="00035BFF">
      <w:pPr>
        <w:pStyle w:val="Body"/>
        <w:spacing w:line="480" w:lineRule="auto"/>
        <w:ind w:left="720" w:hanging="720"/>
        <w:rPr>
          <w:sz w:val="22"/>
          <w:szCs w:val="22"/>
        </w:rPr>
      </w:pPr>
      <w:r>
        <w:rPr>
          <w:sz w:val="22"/>
          <w:szCs w:val="22"/>
        </w:rPr>
        <w:t xml:space="preserve">Stout D., Buck-Diaz J., Taylor S., Evens J. Vegetation mapping and accuracy assessment report for Carrizo Plain National Monument. California Native Plants Society. 2014. Available: https://www.cnps.org/cnps/vegetation/pdf/carrizo-mapping_rpt2013.pdf. Accessed Jan. 21th, 2017.   </w:t>
      </w:r>
    </w:p>
    <w:p w14:paraId="00075CC7" w14:textId="77777777" w:rsidR="00736E7E" w:rsidRDefault="00035BFF">
      <w:pPr>
        <w:pStyle w:val="Body"/>
        <w:spacing w:line="480" w:lineRule="auto"/>
        <w:ind w:left="720" w:hanging="720"/>
        <w:rPr>
          <w:sz w:val="22"/>
          <w:szCs w:val="22"/>
        </w:rPr>
      </w:pPr>
      <w:proofErr w:type="spellStart"/>
      <w:r>
        <w:rPr>
          <w:sz w:val="22"/>
          <w:szCs w:val="22"/>
        </w:rPr>
        <w:t>Tollestrup</w:t>
      </w:r>
      <w:proofErr w:type="spellEnd"/>
      <w:r>
        <w:rPr>
          <w:sz w:val="22"/>
          <w:szCs w:val="22"/>
        </w:rPr>
        <w:t xml:space="preserve"> K. 1982. Growth and reproduction in two closely related species of leopard lizard, </w:t>
      </w:r>
      <w:proofErr w:type="spellStart"/>
      <w:r>
        <w:rPr>
          <w:i/>
          <w:iCs/>
          <w:sz w:val="22"/>
          <w:szCs w:val="22"/>
        </w:rPr>
        <w:t>Gambelia</w:t>
      </w:r>
      <w:proofErr w:type="spellEnd"/>
      <w:r>
        <w:rPr>
          <w:i/>
          <w:iCs/>
          <w:sz w:val="22"/>
          <w:szCs w:val="22"/>
        </w:rPr>
        <w:t xml:space="preserve"> </w:t>
      </w:r>
      <w:proofErr w:type="spellStart"/>
      <w:r>
        <w:rPr>
          <w:i/>
          <w:iCs/>
          <w:sz w:val="22"/>
          <w:szCs w:val="22"/>
        </w:rPr>
        <w:t>silus</w:t>
      </w:r>
      <w:proofErr w:type="spellEnd"/>
      <w:r>
        <w:rPr>
          <w:sz w:val="22"/>
          <w:szCs w:val="22"/>
        </w:rPr>
        <w:t xml:space="preserve"> and </w:t>
      </w:r>
      <w:proofErr w:type="spellStart"/>
      <w:r>
        <w:rPr>
          <w:i/>
          <w:iCs/>
          <w:sz w:val="22"/>
          <w:szCs w:val="22"/>
        </w:rPr>
        <w:t>Gambelia</w:t>
      </w:r>
      <w:proofErr w:type="spellEnd"/>
      <w:r>
        <w:rPr>
          <w:i/>
          <w:iCs/>
          <w:sz w:val="22"/>
          <w:szCs w:val="22"/>
        </w:rPr>
        <w:t xml:space="preserve"> </w:t>
      </w:r>
      <w:proofErr w:type="spellStart"/>
      <w:r>
        <w:rPr>
          <w:i/>
          <w:iCs/>
          <w:sz w:val="22"/>
          <w:szCs w:val="22"/>
        </w:rPr>
        <w:t>wislizenii</w:t>
      </w:r>
      <w:proofErr w:type="spellEnd"/>
      <w:r>
        <w:rPr>
          <w:sz w:val="22"/>
          <w:szCs w:val="22"/>
        </w:rPr>
        <w:t xml:space="preserve">. The American Midland Naturalist. 108(1):1-20. </w:t>
      </w:r>
    </w:p>
    <w:p w14:paraId="357EFD15" w14:textId="77777777" w:rsidR="00736E7E" w:rsidRDefault="00035BFF">
      <w:pPr>
        <w:pStyle w:val="Body"/>
        <w:spacing w:line="480" w:lineRule="auto"/>
        <w:ind w:left="720" w:hanging="720"/>
        <w:rPr>
          <w:sz w:val="22"/>
          <w:szCs w:val="22"/>
        </w:rPr>
      </w:pPr>
      <w:r>
        <w:rPr>
          <w:sz w:val="22"/>
          <w:szCs w:val="22"/>
        </w:rPr>
        <w:t>U.S. Fish and Wildlife Service. Recovery plan for upland species of the San Joaquin Valley, California. Portland, OR. 1998; 1-319.</w:t>
      </w:r>
    </w:p>
    <w:p w14:paraId="63BFF0B6" w14:textId="77777777" w:rsidR="00736E7E" w:rsidRDefault="00035BFF">
      <w:pPr>
        <w:pStyle w:val="Body"/>
        <w:spacing w:line="480" w:lineRule="auto"/>
        <w:ind w:left="720" w:hanging="720"/>
        <w:rPr>
          <w:sz w:val="22"/>
          <w:szCs w:val="22"/>
        </w:rPr>
      </w:pPr>
      <w:proofErr w:type="spellStart"/>
      <w:r>
        <w:rPr>
          <w:sz w:val="22"/>
          <w:szCs w:val="22"/>
        </w:rPr>
        <w:lastRenderedPageBreak/>
        <w:t>Venables</w:t>
      </w:r>
      <w:proofErr w:type="spellEnd"/>
      <w:r>
        <w:rPr>
          <w:sz w:val="22"/>
          <w:szCs w:val="22"/>
        </w:rPr>
        <w:t xml:space="preserve"> W. N., Ripley B. D. 2002. Modern Applied Statistics with S. Fourth Edition. Springer, New York. ISBN 0-387-95457-0</w:t>
      </w:r>
    </w:p>
    <w:p w14:paraId="558254AD" w14:textId="77777777" w:rsidR="00736E7E" w:rsidRDefault="00035BFF">
      <w:pPr>
        <w:pStyle w:val="Body"/>
        <w:spacing w:line="480" w:lineRule="auto"/>
        <w:ind w:left="720" w:hanging="720"/>
        <w:rPr>
          <w:sz w:val="22"/>
          <w:szCs w:val="22"/>
        </w:rPr>
      </w:pPr>
      <w:r>
        <w:rPr>
          <w:sz w:val="22"/>
          <w:szCs w:val="22"/>
        </w:rPr>
        <w:t xml:space="preserve">Vickers M., </w:t>
      </w:r>
      <w:proofErr w:type="spellStart"/>
      <w:r>
        <w:rPr>
          <w:sz w:val="22"/>
          <w:szCs w:val="22"/>
        </w:rPr>
        <w:t>Manicom</w:t>
      </w:r>
      <w:proofErr w:type="spellEnd"/>
      <w:r>
        <w:rPr>
          <w:sz w:val="22"/>
          <w:szCs w:val="22"/>
        </w:rPr>
        <w:t xml:space="preserve"> C., Schwarzkopf L. 2011. Extending the cost-benefit model of thermoregulation: high-temperature environments. The American Naturalist. 177: 452–461.</w:t>
      </w:r>
    </w:p>
    <w:p w14:paraId="03F75388" w14:textId="77777777" w:rsidR="00736E7E" w:rsidRDefault="00035BFF">
      <w:pPr>
        <w:pStyle w:val="Body"/>
        <w:spacing w:line="480" w:lineRule="auto"/>
        <w:ind w:left="720" w:hanging="720"/>
        <w:rPr>
          <w:sz w:val="22"/>
          <w:szCs w:val="22"/>
        </w:rPr>
      </w:pPr>
      <w:r>
        <w:rPr>
          <w:sz w:val="22"/>
          <w:szCs w:val="22"/>
        </w:rPr>
        <w:t xml:space="preserve">Warrick G.D., Kato T.T., Rose B.R. 1998. Microhabitat use and home range characteristics of blunt-nosed leopard lizards. Journal of Herpetology. 32(2):183-191. </w:t>
      </w:r>
    </w:p>
    <w:p w14:paraId="424C4459" w14:textId="77777777" w:rsidR="00736E7E" w:rsidRDefault="00035BFF">
      <w:pPr>
        <w:pStyle w:val="Body"/>
        <w:spacing w:line="480" w:lineRule="auto"/>
        <w:ind w:left="720" w:hanging="720"/>
        <w:rPr>
          <w:sz w:val="22"/>
          <w:szCs w:val="22"/>
        </w:rPr>
      </w:pPr>
      <w:r>
        <w:rPr>
          <w:sz w:val="22"/>
          <w:szCs w:val="22"/>
        </w:rPr>
        <w:t xml:space="preserve">Westphal M.F., Stewart J.A.E., Tennant E.N., Butterfield H.S., </w:t>
      </w:r>
      <w:proofErr w:type="spellStart"/>
      <w:r>
        <w:rPr>
          <w:sz w:val="22"/>
          <w:szCs w:val="22"/>
        </w:rPr>
        <w:t>Sinervo</w:t>
      </w:r>
      <w:proofErr w:type="spellEnd"/>
      <w:r>
        <w:rPr>
          <w:sz w:val="22"/>
          <w:szCs w:val="22"/>
        </w:rPr>
        <w:t xml:space="preserve"> B. 2016 Contemporary drought and future effects of climate change on the endangered blunt-nosed leopard lizard, </w:t>
      </w:r>
      <w:proofErr w:type="spellStart"/>
      <w:r>
        <w:rPr>
          <w:i/>
          <w:iCs/>
          <w:sz w:val="22"/>
          <w:szCs w:val="22"/>
        </w:rPr>
        <w:t>Gambelia</w:t>
      </w:r>
      <w:proofErr w:type="spellEnd"/>
      <w:r>
        <w:rPr>
          <w:i/>
          <w:iCs/>
          <w:sz w:val="22"/>
          <w:szCs w:val="22"/>
        </w:rPr>
        <w:t xml:space="preserve"> </w:t>
      </w:r>
      <w:proofErr w:type="spellStart"/>
      <w:r>
        <w:rPr>
          <w:i/>
          <w:iCs/>
          <w:sz w:val="22"/>
          <w:szCs w:val="22"/>
        </w:rPr>
        <w:t>sila</w:t>
      </w:r>
      <w:proofErr w:type="spellEnd"/>
      <w:r>
        <w:rPr>
          <w:sz w:val="22"/>
          <w:szCs w:val="22"/>
          <w:lang w:val="fr-FR"/>
        </w:rPr>
        <w:t xml:space="preserve">. </w:t>
      </w:r>
      <w:proofErr w:type="spellStart"/>
      <w:r>
        <w:rPr>
          <w:sz w:val="22"/>
          <w:szCs w:val="22"/>
          <w:lang w:val="fr-FR"/>
        </w:rPr>
        <w:t>PLoS</w:t>
      </w:r>
      <w:proofErr w:type="spellEnd"/>
      <w:r>
        <w:rPr>
          <w:sz w:val="22"/>
          <w:szCs w:val="22"/>
          <w:lang w:val="fr-FR"/>
        </w:rPr>
        <w:t xml:space="preserve"> ONE. 11(5): e0154838. </w:t>
      </w:r>
      <w:proofErr w:type="gramStart"/>
      <w:r>
        <w:rPr>
          <w:sz w:val="22"/>
          <w:szCs w:val="22"/>
          <w:lang w:val="fr-FR"/>
        </w:rPr>
        <w:t>doi:10.1371/journal.pone</w:t>
      </w:r>
      <w:proofErr w:type="gramEnd"/>
      <w:r>
        <w:rPr>
          <w:sz w:val="22"/>
          <w:szCs w:val="22"/>
          <w:lang w:val="fr-FR"/>
        </w:rPr>
        <w:t xml:space="preserve">.0154838. </w:t>
      </w:r>
    </w:p>
    <w:p w14:paraId="02E6F02A" w14:textId="77777777" w:rsidR="00736E7E" w:rsidRDefault="00736E7E">
      <w:pPr>
        <w:pStyle w:val="Body"/>
        <w:spacing w:line="480" w:lineRule="auto"/>
        <w:rPr>
          <w:sz w:val="22"/>
          <w:szCs w:val="22"/>
        </w:rPr>
      </w:pPr>
    </w:p>
    <w:p w14:paraId="709828F6" w14:textId="77777777" w:rsidR="00736E7E" w:rsidRDefault="00736E7E">
      <w:pPr>
        <w:pStyle w:val="Body"/>
        <w:rPr>
          <w:sz w:val="22"/>
          <w:szCs w:val="22"/>
        </w:rPr>
      </w:pPr>
    </w:p>
    <w:p w14:paraId="18685DEF" w14:textId="77777777" w:rsidR="00736E7E" w:rsidRDefault="00736E7E">
      <w:pPr>
        <w:pStyle w:val="ListParagraph"/>
        <w:spacing w:line="480" w:lineRule="auto"/>
        <w:rPr>
          <w:sz w:val="22"/>
          <w:szCs w:val="22"/>
        </w:rPr>
      </w:pPr>
    </w:p>
    <w:p w14:paraId="76E847E7" w14:textId="77777777" w:rsidR="00736E7E" w:rsidRDefault="00736E7E">
      <w:pPr>
        <w:pStyle w:val="Body"/>
        <w:rPr>
          <w:sz w:val="22"/>
          <w:szCs w:val="22"/>
        </w:rPr>
      </w:pPr>
    </w:p>
    <w:p w14:paraId="481B5DF5" w14:textId="77777777" w:rsidR="00736E7E" w:rsidRDefault="00736E7E">
      <w:pPr>
        <w:pStyle w:val="Body"/>
        <w:rPr>
          <w:sz w:val="22"/>
          <w:szCs w:val="22"/>
        </w:rPr>
      </w:pPr>
    </w:p>
    <w:p w14:paraId="5CF04F5A" w14:textId="77777777" w:rsidR="00736E7E" w:rsidRDefault="00736E7E">
      <w:pPr>
        <w:pStyle w:val="Body"/>
        <w:rPr>
          <w:sz w:val="22"/>
          <w:szCs w:val="22"/>
        </w:rPr>
      </w:pPr>
    </w:p>
    <w:p w14:paraId="0A211740" w14:textId="77777777" w:rsidR="00736E7E" w:rsidRDefault="00736E7E">
      <w:pPr>
        <w:pStyle w:val="Body"/>
        <w:rPr>
          <w:sz w:val="22"/>
          <w:szCs w:val="22"/>
        </w:rPr>
      </w:pPr>
    </w:p>
    <w:p w14:paraId="3285A6C7" w14:textId="77777777" w:rsidR="00736E7E" w:rsidRDefault="00035BFF">
      <w:pPr>
        <w:pStyle w:val="Body"/>
        <w:spacing w:after="160" w:line="259" w:lineRule="auto"/>
      </w:pPr>
      <w:r>
        <w:rPr>
          <w:rFonts w:ascii="Arial Unicode MS" w:hAnsi="Arial Unicode MS"/>
          <w:sz w:val="22"/>
          <w:szCs w:val="22"/>
        </w:rPr>
        <w:br w:type="page"/>
      </w:r>
    </w:p>
    <w:p w14:paraId="4C5BE06E" w14:textId="77777777" w:rsidR="00736E7E" w:rsidRDefault="00035BFF">
      <w:pPr>
        <w:pStyle w:val="Body"/>
        <w:spacing w:after="160" w:line="259" w:lineRule="auto"/>
        <w:rPr>
          <w:b/>
          <w:bCs/>
          <w:sz w:val="22"/>
          <w:szCs w:val="22"/>
        </w:rPr>
      </w:pPr>
      <w:r>
        <w:rPr>
          <w:b/>
          <w:bCs/>
          <w:sz w:val="22"/>
          <w:szCs w:val="22"/>
          <w:lang w:val="fr-FR"/>
        </w:rPr>
        <w:lastRenderedPageBreak/>
        <w:t>Tables</w:t>
      </w:r>
    </w:p>
    <w:p w14:paraId="7BBDC861" w14:textId="77777777" w:rsidR="00736E7E" w:rsidRDefault="00035BFF">
      <w:pPr>
        <w:pStyle w:val="Body"/>
        <w:rPr>
          <w:sz w:val="22"/>
          <w:szCs w:val="22"/>
        </w:rPr>
      </w:pPr>
      <w:r>
        <w:rPr>
          <w:b/>
          <w:bCs/>
          <w:sz w:val="22"/>
          <w:szCs w:val="22"/>
        </w:rPr>
        <w:t>Table 1</w:t>
      </w:r>
      <w:r>
        <w:rPr>
          <w:sz w:val="22"/>
          <w:szCs w:val="22"/>
        </w:rPr>
        <w:t xml:space="preserve">: Generalized linear model for </w:t>
      </w:r>
      <w:proofErr w:type="spellStart"/>
      <w:r>
        <w:rPr>
          <w:sz w:val="22"/>
          <w:szCs w:val="22"/>
        </w:rPr>
        <w:t>mesohabitat</w:t>
      </w:r>
      <w:proofErr w:type="spellEnd"/>
      <w:r>
        <w:rPr>
          <w:sz w:val="22"/>
          <w:szCs w:val="22"/>
        </w:rPr>
        <w:t xml:space="preserve">, with degrees of freedom, deviance, and p-values. </w:t>
      </w:r>
    </w:p>
    <w:tbl>
      <w:tblPr>
        <w:tblW w:w="844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460"/>
        <w:gridCol w:w="1053"/>
        <w:gridCol w:w="1053"/>
        <w:gridCol w:w="1089"/>
        <w:gridCol w:w="831"/>
        <w:gridCol w:w="960"/>
      </w:tblGrid>
      <w:tr w:rsidR="00736E7E" w14:paraId="0F1664F8" w14:textId="77777777">
        <w:trPr>
          <w:trHeight w:val="246"/>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BD2B13" w14:textId="77777777" w:rsidR="00736E7E" w:rsidRDefault="00035BFF">
            <w:pPr>
              <w:pStyle w:val="Body"/>
              <w:spacing w:after="0" w:line="240" w:lineRule="auto"/>
            </w:pPr>
            <w:r>
              <w:rPr>
                <w:sz w:val="22"/>
                <w:szCs w:val="22"/>
              </w:rPr>
              <w:t>Generalized linear model</w:t>
            </w:r>
          </w:p>
        </w:tc>
        <w:tc>
          <w:tcPr>
            <w:tcW w:w="1053"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vAlign w:val="bottom"/>
          </w:tcPr>
          <w:p w14:paraId="062A38DE" w14:textId="77777777" w:rsidR="00736E7E" w:rsidRDefault="00736E7E"/>
        </w:tc>
        <w:tc>
          <w:tcPr>
            <w:tcW w:w="1053"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CD462A2" w14:textId="77777777" w:rsidR="00736E7E" w:rsidRDefault="00736E7E"/>
        </w:tc>
        <w:tc>
          <w:tcPr>
            <w:tcW w:w="1089"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1AD8AD5B" w14:textId="77777777" w:rsidR="00736E7E" w:rsidRDefault="00736E7E"/>
        </w:tc>
        <w:tc>
          <w:tcPr>
            <w:tcW w:w="831"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57F40FF" w14:textId="77777777" w:rsidR="00736E7E" w:rsidRDefault="00736E7E"/>
        </w:tc>
        <w:tc>
          <w:tcPr>
            <w:tcW w:w="960"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DED2E4E" w14:textId="77777777" w:rsidR="00736E7E" w:rsidRDefault="00736E7E"/>
        </w:tc>
      </w:tr>
      <w:tr w:rsidR="00736E7E" w14:paraId="2D4E5D86"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92C30AB" w14:textId="77777777" w:rsidR="00736E7E" w:rsidRDefault="00035BFF">
            <w:pPr>
              <w:pStyle w:val="Body"/>
              <w:spacing w:after="0" w:line="240" w:lineRule="auto"/>
            </w:pPr>
            <w:r>
              <w:rPr>
                <w:sz w:val="22"/>
                <w:szCs w:val="22"/>
              </w:rPr>
              <w:t>Factor</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F540143" w14:textId="77777777" w:rsidR="00736E7E" w:rsidRDefault="00035BFF">
            <w:pPr>
              <w:pStyle w:val="Body"/>
              <w:spacing w:after="0" w:line="240" w:lineRule="auto"/>
            </w:pPr>
            <w:proofErr w:type="spellStart"/>
            <w:r>
              <w:rPr>
                <w:sz w:val="22"/>
                <w:szCs w:val="22"/>
              </w:rPr>
              <w:t>Df</w:t>
            </w:r>
            <w:proofErr w:type="spellEnd"/>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4C14BD2" w14:textId="77777777" w:rsidR="00736E7E" w:rsidRDefault="00035BFF">
            <w:pPr>
              <w:pStyle w:val="Body"/>
              <w:spacing w:after="0" w:line="240" w:lineRule="auto"/>
            </w:pPr>
            <w:r>
              <w:rPr>
                <w:sz w:val="22"/>
                <w:szCs w:val="22"/>
              </w:rPr>
              <w:t>Deviance</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6868104" w14:textId="77777777" w:rsidR="00736E7E" w:rsidRDefault="00035BFF">
            <w:pPr>
              <w:pStyle w:val="Body"/>
              <w:spacing w:after="0" w:line="240" w:lineRule="auto"/>
            </w:pPr>
            <w:r>
              <w:rPr>
                <w:sz w:val="22"/>
                <w:szCs w:val="22"/>
              </w:rPr>
              <w:t>P-value</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1106C78"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1DEE5F" w14:textId="77777777" w:rsidR="00736E7E" w:rsidRDefault="00035BFF">
            <w:pPr>
              <w:pStyle w:val="Body"/>
              <w:spacing w:after="0" w:line="240" w:lineRule="auto"/>
            </w:pPr>
            <w:r>
              <w:rPr>
                <w:sz w:val="22"/>
                <w:szCs w:val="22"/>
              </w:rPr>
              <w:t> </w:t>
            </w:r>
          </w:p>
        </w:tc>
      </w:tr>
      <w:tr w:rsidR="00736E7E" w14:paraId="00F91DC9"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2669B32" w14:textId="77777777" w:rsidR="00736E7E" w:rsidRDefault="00035BFF">
            <w:pPr>
              <w:pStyle w:val="Body"/>
              <w:spacing w:after="0" w:line="240" w:lineRule="auto"/>
            </w:pPr>
            <w:proofErr w:type="spellStart"/>
            <w:r>
              <w:rPr>
                <w:sz w:val="22"/>
                <w:szCs w:val="22"/>
              </w:rPr>
              <w:t>mesohabitat</w:t>
            </w:r>
            <w:proofErr w:type="spellEnd"/>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55CABE0" w14:textId="77777777" w:rsidR="00736E7E" w:rsidRDefault="00035BFF">
            <w:pPr>
              <w:pStyle w:val="Body"/>
              <w:spacing w:after="0" w:line="240" w:lineRule="auto"/>
              <w:jc w:val="right"/>
            </w:pPr>
            <w:r>
              <w:rPr>
                <w:sz w:val="22"/>
                <w:szCs w:val="22"/>
              </w:rPr>
              <w:t>1</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F3A7AA0" w14:textId="77777777" w:rsidR="00736E7E" w:rsidRDefault="00035BFF">
            <w:pPr>
              <w:pStyle w:val="Body"/>
              <w:spacing w:after="0" w:line="240" w:lineRule="auto"/>
              <w:jc w:val="right"/>
            </w:pPr>
            <w:r>
              <w:rPr>
                <w:sz w:val="22"/>
                <w:szCs w:val="22"/>
              </w:rPr>
              <w:t>88.33</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17F4C8E" w14:textId="77777777" w:rsidR="00736E7E" w:rsidRDefault="00035BFF">
            <w:pPr>
              <w:pStyle w:val="Body"/>
              <w:spacing w:after="0" w:line="240" w:lineRule="auto"/>
            </w:pPr>
            <w:r>
              <w:rPr>
                <w:sz w:val="22"/>
                <w:szCs w:val="22"/>
              </w:rPr>
              <w:t>&lt; 0.0001</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BA8A3F2"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A67C3E" w14:textId="77777777" w:rsidR="00736E7E" w:rsidRDefault="00035BFF">
            <w:pPr>
              <w:pStyle w:val="Body"/>
              <w:spacing w:after="0" w:line="240" w:lineRule="auto"/>
            </w:pPr>
            <w:r>
              <w:rPr>
                <w:sz w:val="22"/>
                <w:szCs w:val="22"/>
              </w:rPr>
              <w:t> </w:t>
            </w:r>
          </w:p>
        </w:tc>
      </w:tr>
      <w:tr w:rsidR="00736E7E" w14:paraId="3400B94D"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FF85187" w14:textId="77777777" w:rsidR="00736E7E" w:rsidRDefault="00035BFF">
            <w:pPr>
              <w:pStyle w:val="Body"/>
              <w:spacing w:after="0" w:line="240" w:lineRule="auto"/>
            </w:pPr>
            <w:r>
              <w:rPr>
                <w:sz w:val="22"/>
                <w:szCs w:val="22"/>
              </w:rPr>
              <w:t>Time class</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45C9A03" w14:textId="77777777" w:rsidR="00736E7E" w:rsidRDefault="00035BFF">
            <w:pPr>
              <w:pStyle w:val="Body"/>
              <w:spacing w:after="0" w:line="240" w:lineRule="auto"/>
              <w:jc w:val="right"/>
            </w:pPr>
            <w:r>
              <w:rPr>
                <w:sz w:val="22"/>
                <w:szCs w:val="22"/>
              </w:rPr>
              <w:t>1</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8D2EBF" w14:textId="77777777" w:rsidR="00736E7E" w:rsidRDefault="00035BFF">
            <w:pPr>
              <w:pStyle w:val="Body"/>
              <w:spacing w:after="0" w:line="240" w:lineRule="auto"/>
              <w:jc w:val="right"/>
            </w:pPr>
            <w:r>
              <w:rPr>
                <w:sz w:val="22"/>
                <w:szCs w:val="22"/>
              </w:rPr>
              <w:t>2.901</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471E11" w14:textId="77777777" w:rsidR="00736E7E" w:rsidRDefault="00035BFF">
            <w:pPr>
              <w:pStyle w:val="Body"/>
              <w:spacing w:after="0" w:line="240" w:lineRule="auto"/>
              <w:jc w:val="right"/>
            </w:pPr>
            <w:r>
              <w:rPr>
                <w:sz w:val="22"/>
                <w:szCs w:val="22"/>
              </w:rPr>
              <w:t>0.1</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159535B"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DFBA74" w14:textId="77777777" w:rsidR="00736E7E" w:rsidRDefault="00035BFF">
            <w:pPr>
              <w:pStyle w:val="Body"/>
              <w:spacing w:after="0" w:line="240" w:lineRule="auto"/>
            </w:pPr>
            <w:r>
              <w:rPr>
                <w:sz w:val="22"/>
                <w:szCs w:val="22"/>
              </w:rPr>
              <w:t> </w:t>
            </w:r>
          </w:p>
        </w:tc>
      </w:tr>
      <w:tr w:rsidR="00736E7E" w14:paraId="0F71831D"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AD18B8D" w14:textId="77777777" w:rsidR="00736E7E" w:rsidRDefault="00035BFF">
            <w:pPr>
              <w:pStyle w:val="Body"/>
              <w:spacing w:after="0" w:line="240" w:lineRule="auto"/>
            </w:pPr>
            <w:proofErr w:type="spellStart"/>
            <w:r>
              <w:rPr>
                <w:sz w:val="22"/>
                <w:szCs w:val="22"/>
              </w:rPr>
              <w:t>mesohabitat:time.class</w:t>
            </w:r>
            <w:proofErr w:type="spellEnd"/>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3E36C1F" w14:textId="77777777" w:rsidR="00736E7E" w:rsidRDefault="00035BFF">
            <w:pPr>
              <w:pStyle w:val="Body"/>
              <w:spacing w:after="0" w:line="240" w:lineRule="auto"/>
              <w:jc w:val="right"/>
            </w:pPr>
            <w:r>
              <w:rPr>
                <w:sz w:val="22"/>
                <w:szCs w:val="22"/>
              </w:rPr>
              <w:t>1</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6B7E189" w14:textId="77777777" w:rsidR="00736E7E" w:rsidRDefault="00035BFF">
            <w:pPr>
              <w:pStyle w:val="Body"/>
              <w:spacing w:after="0" w:line="240" w:lineRule="auto"/>
              <w:jc w:val="right"/>
            </w:pPr>
            <w:r>
              <w:rPr>
                <w:sz w:val="22"/>
                <w:szCs w:val="22"/>
              </w:rPr>
              <w:t>5.281</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75443C7" w14:textId="77777777" w:rsidR="00736E7E" w:rsidRDefault="00035BFF">
            <w:pPr>
              <w:pStyle w:val="Body"/>
              <w:spacing w:after="0" w:line="240" w:lineRule="auto"/>
              <w:jc w:val="right"/>
            </w:pPr>
            <w:r>
              <w:rPr>
                <w:sz w:val="22"/>
                <w:szCs w:val="22"/>
              </w:rPr>
              <w:t>0.01</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B8D846"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C4DCB00" w14:textId="77777777" w:rsidR="00736E7E" w:rsidRDefault="00035BFF">
            <w:pPr>
              <w:pStyle w:val="Body"/>
              <w:spacing w:after="0" w:line="240" w:lineRule="auto"/>
            </w:pPr>
            <w:r>
              <w:rPr>
                <w:sz w:val="22"/>
                <w:szCs w:val="22"/>
              </w:rPr>
              <w:t> </w:t>
            </w:r>
          </w:p>
        </w:tc>
      </w:tr>
      <w:tr w:rsidR="00736E7E" w14:paraId="7F2A2C57"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0BFA749" w14:textId="77777777" w:rsidR="00736E7E" w:rsidRDefault="00035BFF">
            <w:pPr>
              <w:pStyle w:val="Body"/>
              <w:spacing w:after="0" w:line="240" w:lineRule="auto"/>
            </w:pPr>
            <w:r>
              <w:rPr>
                <w:sz w:val="22"/>
                <w:szCs w:val="22"/>
              </w:rPr>
              <w:t> </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3815464" w14:textId="77777777" w:rsidR="00736E7E" w:rsidRDefault="00035BFF">
            <w:pPr>
              <w:pStyle w:val="Body"/>
              <w:spacing w:after="0" w:line="240" w:lineRule="auto"/>
            </w:pPr>
            <w:r>
              <w:rPr>
                <w:sz w:val="22"/>
                <w:szCs w:val="22"/>
              </w:rPr>
              <w:t> </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38F5500" w14:textId="77777777" w:rsidR="00736E7E" w:rsidRDefault="00035BFF">
            <w:pPr>
              <w:pStyle w:val="Body"/>
              <w:spacing w:after="0" w:line="240" w:lineRule="auto"/>
            </w:pPr>
            <w:r>
              <w:rPr>
                <w:sz w:val="22"/>
                <w:szCs w:val="22"/>
              </w:rPr>
              <w:t> </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BC9E38" w14:textId="77777777" w:rsidR="00736E7E" w:rsidRDefault="00035BFF">
            <w:pPr>
              <w:pStyle w:val="Body"/>
              <w:spacing w:after="0" w:line="240" w:lineRule="auto"/>
            </w:pPr>
            <w:r>
              <w:rPr>
                <w:sz w:val="22"/>
                <w:szCs w:val="22"/>
              </w:rPr>
              <w:t> </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B0E8D2F"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4AF873" w14:textId="77777777" w:rsidR="00736E7E" w:rsidRDefault="00035BFF">
            <w:pPr>
              <w:pStyle w:val="Body"/>
              <w:spacing w:after="0" w:line="240" w:lineRule="auto"/>
            </w:pPr>
            <w:r>
              <w:rPr>
                <w:sz w:val="22"/>
                <w:szCs w:val="22"/>
              </w:rPr>
              <w:t> </w:t>
            </w:r>
          </w:p>
        </w:tc>
      </w:tr>
      <w:tr w:rsidR="00736E7E" w14:paraId="35D57495"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F3FA46" w14:textId="77777777" w:rsidR="00736E7E" w:rsidRDefault="00035BFF">
            <w:pPr>
              <w:pStyle w:val="Body"/>
              <w:spacing w:after="0" w:line="240" w:lineRule="auto"/>
            </w:pPr>
            <w:r>
              <w:rPr>
                <w:sz w:val="22"/>
                <w:szCs w:val="22"/>
              </w:rPr>
              <w:t> </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DD4FBDD" w14:textId="77777777" w:rsidR="00736E7E" w:rsidRDefault="00035BFF">
            <w:pPr>
              <w:pStyle w:val="Body"/>
              <w:spacing w:after="0" w:line="240" w:lineRule="auto"/>
            </w:pPr>
            <w:r>
              <w:rPr>
                <w:sz w:val="22"/>
                <w:szCs w:val="22"/>
              </w:rPr>
              <w:t> </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CF1C1D" w14:textId="77777777" w:rsidR="00736E7E" w:rsidRDefault="00035BFF">
            <w:pPr>
              <w:pStyle w:val="Body"/>
              <w:spacing w:after="0" w:line="240" w:lineRule="auto"/>
            </w:pPr>
            <w:r>
              <w:rPr>
                <w:sz w:val="22"/>
                <w:szCs w:val="22"/>
              </w:rPr>
              <w:t> </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763B4F" w14:textId="77777777" w:rsidR="00736E7E" w:rsidRDefault="00035BFF">
            <w:pPr>
              <w:pStyle w:val="Body"/>
              <w:spacing w:after="0" w:line="240" w:lineRule="auto"/>
            </w:pPr>
            <w:r>
              <w:rPr>
                <w:sz w:val="22"/>
                <w:szCs w:val="22"/>
              </w:rPr>
              <w:t> </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4CE1712"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157F16B" w14:textId="77777777" w:rsidR="00736E7E" w:rsidRDefault="00035BFF">
            <w:pPr>
              <w:pStyle w:val="Body"/>
              <w:spacing w:after="0" w:line="240" w:lineRule="auto"/>
            </w:pPr>
            <w:r>
              <w:rPr>
                <w:sz w:val="22"/>
                <w:szCs w:val="22"/>
              </w:rPr>
              <w:t> </w:t>
            </w:r>
          </w:p>
        </w:tc>
      </w:tr>
      <w:tr w:rsidR="00736E7E" w14:paraId="31E6697D"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8E64262" w14:textId="77777777" w:rsidR="00736E7E" w:rsidRDefault="00035BFF">
            <w:pPr>
              <w:pStyle w:val="Body"/>
              <w:spacing w:after="0" w:line="240" w:lineRule="auto"/>
            </w:pPr>
            <w:r>
              <w:rPr>
                <w:sz w:val="22"/>
                <w:szCs w:val="22"/>
              </w:rPr>
              <w:t>Post Hoc, least squared means</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48D83AB" w14:textId="77777777" w:rsidR="00736E7E" w:rsidRDefault="00035BFF">
            <w:pPr>
              <w:pStyle w:val="Body"/>
              <w:spacing w:after="0" w:line="240" w:lineRule="auto"/>
            </w:pPr>
            <w:r>
              <w:rPr>
                <w:sz w:val="22"/>
                <w:szCs w:val="22"/>
              </w:rPr>
              <w:t> </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400F756" w14:textId="77777777" w:rsidR="00736E7E" w:rsidRDefault="00035BFF">
            <w:pPr>
              <w:pStyle w:val="Body"/>
              <w:spacing w:after="0" w:line="240" w:lineRule="auto"/>
            </w:pPr>
            <w:r>
              <w:rPr>
                <w:sz w:val="22"/>
                <w:szCs w:val="22"/>
              </w:rPr>
              <w:t> </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1D6B46" w14:textId="77777777" w:rsidR="00736E7E" w:rsidRDefault="00035BFF">
            <w:pPr>
              <w:pStyle w:val="Body"/>
              <w:spacing w:after="0" w:line="240" w:lineRule="auto"/>
            </w:pPr>
            <w:r>
              <w:rPr>
                <w:sz w:val="22"/>
                <w:szCs w:val="22"/>
              </w:rPr>
              <w:t> </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A9056A"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419B0F" w14:textId="77777777" w:rsidR="00736E7E" w:rsidRDefault="00035BFF">
            <w:pPr>
              <w:pStyle w:val="Body"/>
              <w:spacing w:after="0" w:line="240" w:lineRule="auto"/>
            </w:pPr>
            <w:r>
              <w:rPr>
                <w:sz w:val="22"/>
                <w:szCs w:val="22"/>
              </w:rPr>
              <w:t> </w:t>
            </w:r>
          </w:p>
        </w:tc>
      </w:tr>
      <w:tr w:rsidR="00736E7E" w14:paraId="42A1379D"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F69AE7C" w14:textId="77777777" w:rsidR="00736E7E" w:rsidRDefault="00035BFF">
            <w:pPr>
              <w:pStyle w:val="Body"/>
              <w:spacing w:after="0" w:line="240" w:lineRule="auto"/>
            </w:pPr>
            <w:r>
              <w:rPr>
                <w:sz w:val="22"/>
                <w:szCs w:val="22"/>
              </w:rPr>
              <w:t>contrast</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57AF3A" w14:textId="77777777" w:rsidR="00736E7E" w:rsidRDefault="00035BFF">
            <w:pPr>
              <w:pStyle w:val="Body"/>
              <w:spacing w:after="0" w:line="240" w:lineRule="auto"/>
            </w:pPr>
            <w:r>
              <w:rPr>
                <w:sz w:val="22"/>
                <w:szCs w:val="22"/>
              </w:rPr>
              <w:t>estimate</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2EA185D" w14:textId="77777777" w:rsidR="00736E7E" w:rsidRDefault="00035BFF">
            <w:pPr>
              <w:pStyle w:val="Body"/>
              <w:spacing w:after="0" w:line="240" w:lineRule="auto"/>
            </w:pPr>
            <w:r>
              <w:rPr>
                <w:sz w:val="22"/>
                <w:szCs w:val="22"/>
              </w:rPr>
              <w:t>SE</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9B58EE4" w14:textId="77777777" w:rsidR="00736E7E" w:rsidRDefault="00035BFF">
            <w:pPr>
              <w:pStyle w:val="Body"/>
              <w:spacing w:after="0" w:line="240" w:lineRule="auto"/>
            </w:pPr>
            <w:proofErr w:type="spellStart"/>
            <w:r>
              <w:rPr>
                <w:sz w:val="22"/>
                <w:szCs w:val="22"/>
              </w:rPr>
              <w:t>df</w:t>
            </w:r>
            <w:proofErr w:type="spellEnd"/>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53771E7" w14:textId="77777777" w:rsidR="00736E7E" w:rsidRDefault="00035BFF">
            <w:pPr>
              <w:pStyle w:val="Body"/>
              <w:spacing w:after="0" w:line="240" w:lineRule="auto"/>
            </w:pPr>
            <w:proofErr w:type="spellStart"/>
            <w:r>
              <w:rPr>
                <w:sz w:val="22"/>
                <w:szCs w:val="22"/>
              </w:rPr>
              <w:t>z.ratio</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B19AA26" w14:textId="77777777" w:rsidR="00736E7E" w:rsidRDefault="00035BFF">
            <w:pPr>
              <w:pStyle w:val="Body"/>
              <w:spacing w:after="0" w:line="240" w:lineRule="auto"/>
            </w:pPr>
            <w:proofErr w:type="spellStart"/>
            <w:r>
              <w:rPr>
                <w:sz w:val="22"/>
                <w:szCs w:val="22"/>
              </w:rPr>
              <w:t>p.value</w:t>
            </w:r>
            <w:proofErr w:type="spellEnd"/>
          </w:p>
        </w:tc>
      </w:tr>
      <w:tr w:rsidR="00736E7E" w14:paraId="23A0DF8D"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DDF6AA3" w14:textId="77777777" w:rsidR="00736E7E" w:rsidRDefault="00035BFF">
            <w:pPr>
              <w:pStyle w:val="Body"/>
              <w:spacing w:after="0" w:line="240" w:lineRule="auto"/>
            </w:pPr>
            <w:proofErr w:type="spellStart"/>
            <w:r>
              <w:rPr>
                <w:sz w:val="22"/>
                <w:szCs w:val="22"/>
              </w:rPr>
              <w:t>open,AM-shrub,AM</w:t>
            </w:r>
            <w:proofErr w:type="spellEnd"/>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F0AB892" w14:textId="77777777" w:rsidR="00736E7E" w:rsidRDefault="00035BFF">
            <w:pPr>
              <w:pStyle w:val="Body"/>
              <w:spacing w:after="0" w:line="240" w:lineRule="auto"/>
              <w:jc w:val="right"/>
            </w:pPr>
            <w:r>
              <w:rPr>
                <w:sz w:val="22"/>
                <w:szCs w:val="22"/>
              </w:rPr>
              <w:t>0.769229</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9578C36" w14:textId="77777777" w:rsidR="00736E7E" w:rsidRDefault="00035BFF">
            <w:pPr>
              <w:pStyle w:val="Body"/>
              <w:spacing w:after="0" w:line="240" w:lineRule="auto"/>
              <w:jc w:val="right"/>
            </w:pPr>
            <w:r>
              <w:rPr>
                <w:sz w:val="22"/>
                <w:szCs w:val="22"/>
              </w:rPr>
              <w:t>0.102934</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AABEEB" w14:textId="77777777" w:rsidR="00736E7E" w:rsidRDefault="00035BFF">
            <w:pPr>
              <w:pStyle w:val="Body"/>
              <w:spacing w:after="0" w:line="240" w:lineRule="auto"/>
            </w:pPr>
            <w:r>
              <w:rPr>
                <w:sz w:val="22"/>
                <w:szCs w:val="22"/>
              </w:rPr>
              <w:t>NA</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76B2C45" w14:textId="77777777" w:rsidR="00736E7E" w:rsidRDefault="00035BFF">
            <w:pPr>
              <w:pStyle w:val="Body"/>
              <w:spacing w:after="0" w:line="240" w:lineRule="auto"/>
              <w:jc w:val="right"/>
            </w:pPr>
            <w:r>
              <w:rPr>
                <w:sz w:val="22"/>
                <w:szCs w:val="22"/>
              </w:rPr>
              <w:t>7.473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8DFFF3" w14:textId="77777777" w:rsidR="00736E7E" w:rsidRDefault="00035BFF">
            <w:pPr>
              <w:pStyle w:val="Body"/>
              <w:spacing w:after="0" w:line="240" w:lineRule="auto"/>
            </w:pPr>
            <w:r>
              <w:rPr>
                <w:sz w:val="22"/>
                <w:szCs w:val="22"/>
              </w:rPr>
              <w:t>&lt;.0001</w:t>
            </w:r>
          </w:p>
        </w:tc>
      </w:tr>
      <w:tr w:rsidR="00736E7E" w14:paraId="2D462BA3"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DACE8A1" w14:textId="77777777" w:rsidR="00736E7E" w:rsidRDefault="00035BFF">
            <w:pPr>
              <w:pStyle w:val="Body"/>
              <w:spacing w:after="0" w:line="240" w:lineRule="auto"/>
            </w:pPr>
            <w:proofErr w:type="spellStart"/>
            <w:r>
              <w:rPr>
                <w:sz w:val="22"/>
                <w:szCs w:val="22"/>
              </w:rPr>
              <w:t>open,AM-open,PM</w:t>
            </w:r>
            <w:proofErr w:type="spellEnd"/>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D656279" w14:textId="77777777" w:rsidR="00736E7E" w:rsidRDefault="00035BFF">
            <w:pPr>
              <w:pStyle w:val="Body"/>
              <w:spacing w:after="0" w:line="240" w:lineRule="auto"/>
              <w:jc w:val="right"/>
            </w:pPr>
            <w:r>
              <w:rPr>
                <w:sz w:val="22"/>
                <w:szCs w:val="22"/>
              </w:rPr>
              <w:t>-0.01848</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57F8AB5" w14:textId="77777777" w:rsidR="00736E7E" w:rsidRDefault="00035BFF">
            <w:pPr>
              <w:pStyle w:val="Body"/>
              <w:spacing w:after="0" w:line="240" w:lineRule="auto"/>
              <w:jc w:val="right"/>
            </w:pPr>
            <w:r>
              <w:rPr>
                <w:sz w:val="22"/>
                <w:szCs w:val="22"/>
              </w:rPr>
              <w:t>0.067966</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8F917ED" w14:textId="77777777" w:rsidR="00736E7E" w:rsidRDefault="00035BFF">
            <w:pPr>
              <w:pStyle w:val="Body"/>
              <w:spacing w:after="0" w:line="240" w:lineRule="auto"/>
            </w:pPr>
            <w:r>
              <w:rPr>
                <w:sz w:val="22"/>
                <w:szCs w:val="22"/>
              </w:rPr>
              <w:t>NA</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7178E3B" w14:textId="77777777" w:rsidR="00736E7E" w:rsidRDefault="00035BFF">
            <w:pPr>
              <w:pStyle w:val="Body"/>
              <w:spacing w:after="0" w:line="240" w:lineRule="auto"/>
              <w:jc w:val="right"/>
            </w:pPr>
            <w:r>
              <w:rPr>
                <w:sz w:val="22"/>
                <w:szCs w:val="22"/>
              </w:rPr>
              <w:t>-0.272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B82A93" w14:textId="77777777" w:rsidR="00736E7E" w:rsidRDefault="00035BFF">
            <w:pPr>
              <w:pStyle w:val="Body"/>
              <w:spacing w:after="0" w:line="240" w:lineRule="auto"/>
              <w:jc w:val="right"/>
            </w:pPr>
            <w:r>
              <w:rPr>
                <w:sz w:val="22"/>
                <w:szCs w:val="22"/>
              </w:rPr>
              <w:t>0.993</w:t>
            </w:r>
          </w:p>
        </w:tc>
      </w:tr>
      <w:tr w:rsidR="00736E7E" w14:paraId="200DB240"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804C4B5" w14:textId="77777777" w:rsidR="00736E7E" w:rsidRDefault="00035BFF">
            <w:pPr>
              <w:pStyle w:val="Body"/>
              <w:spacing w:after="0" w:line="240" w:lineRule="auto"/>
            </w:pPr>
            <w:proofErr w:type="spellStart"/>
            <w:r>
              <w:rPr>
                <w:sz w:val="22"/>
                <w:szCs w:val="22"/>
              </w:rPr>
              <w:t>open,AM-shrub,PM</w:t>
            </w:r>
            <w:proofErr w:type="spellEnd"/>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9FB524E" w14:textId="77777777" w:rsidR="00736E7E" w:rsidRDefault="00035BFF">
            <w:pPr>
              <w:pStyle w:val="Body"/>
              <w:spacing w:after="0" w:line="240" w:lineRule="auto"/>
              <w:jc w:val="right"/>
            </w:pPr>
            <w:r>
              <w:rPr>
                <w:sz w:val="22"/>
                <w:szCs w:val="22"/>
              </w:rPr>
              <w:t>0.44597</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9917298" w14:textId="77777777" w:rsidR="00736E7E" w:rsidRDefault="00035BFF">
            <w:pPr>
              <w:pStyle w:val="Body"/>
              <w:spacing w:after="0" w:line="240" w:lineRule="auto"/>
              <w:jc w:val="right"/>
            </w:pPr>
            <w:r>
              <w:rPr>
                <w:sz w:val="22"/>
                <w:szCs w:val="22"/>
              </w:rPr>
              <w:t>0.085189</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BE61F84" w14:textId="77777777" w:rsidR="00736E7E" w:rsidRDefault="00035BFF">
            <w:pPr>
              <w:pStyle w:val="Body"/>
              <w:spacing w:after="0" w:line="240" w:lineRule="auto"/>
            </w:pPr>
            <w:r>
              <w:rPr>
                <w:sz w:val="22"/>
                <w:szCs w:val="22"/>
              </w:rPr>
              <w:t>NA</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53CCD1" w14:textId="77777777" w:rsidR="00736E7E" w:rsidRDefault="00035BFF">
            <w:pPr>
              <w:pStyle w:val="Body"/>
              <w:spacing w:after="0" w:line="240" w:lineRule="auto"/>
              <w:jc w:val="right"/>
            </w:pPr>
            <w:r>
              <w:rPr>
                <w:sz w:val="22"/>
                <w:szCs w:val="22"/>
              </w:rPr>
              <w:t>5.235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7E53ACE" w14:textId="77777777" w:rsidR="00736E7E" w:rsidRDefault="00035BFF">
            <w:pPr>
              <w:pStyle w:val="Body"/>
              <w:spacing w:after="0" w:line="240" w:lineRule="auto"/>
            </w:pPr>
            <w:r>
              <w:rPr>
                <w:sz w:val="22"/>
                <w:szCs w:val="22"/>
              </w:rPr>
              <w:t>&lt;.0001</w:t>
            </w:r>
          </w:p>
        </w:tc>
      </w:tr>
      <w:tr w:rsidR="00736E7E" w14:paraId="3226FBAB"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7C0AAE" w14:textId="77777777" w:rsidR="00736E7E" w:rsidRDefault="00035BFF">
            <w:pPr>
              <w:pStyle w:val="Body"/>
              <w:spacing w:after="0" w:line="240" w:lineRule="auto"/>
            </w:pPr>
            <w:proofErr w:type="spellStart"/>
            <w:r>
              <w:rPr>
                <w:sz w:val="22"/>
                <w:szCs w:val="22"/>
              </w:rPr>
              <w:t>shrub,AM-open,PM</w:t>
            </w:r>
            <w:proofErr w:type="spellEnd"/>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B28F59" w14:textId="77777777" w:rsidR="00736E7E" w:rsidRDefault="00035BFF">
            <w:pPr>
              <w:pStyle w:val="Body"/>
              <w:spacing w:after="0" w:line="240" w:lineRule="auto"/>
              <w:jc w:val="right"/>
            </w:pPr>
            <w:r>
              <w:rPr>
                <w:sz w:val="22"/>
                <w:szCs w:val="22"/>
              </w:rPr>
              <w:t>-0.78771</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23236E1" w14:textId="77777777" w:rsidR="00736E7E" w:rsidRDefault="00035BFF">
            <w:pPr>
              <w:pStyle w:val="Body"/>
              <w:spacing w:after="0" w:line="240" w:lineRule="auto"/>
              <w:jc w:val="right"/>
            </w:pPr>
            <w:r>
              <w:rPr>
                <w:sz w:val="22"/>
                <w:szCs w:val="22"/>
              </w:rPr>
              <w:t>0.102727</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B701EA5" w14:textId="77777777" w:rsidR="00736E7E" w:rsidRDefault="00035BFF">
            <w:pPr>
              <w:pStyle w:val="Body"/>
              <w:spacing w:after="0" w:line="240" w:lineRule="auto"/>
            </w:pPr>
            <w:r>
              <w:rPr>
                <w:sz w:val="22"/>
                <w:szCs w:val="22"/>
              </w:rPr>
              <w:t>NA</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7546FAB" w14:textId="77777777" w:rsidR="00736E7E" w:rsidRDefault="00035BFF">
            <w:pPr>
              <w:pStyle w:val="Body"/>
              <w:spacing w:after="0" w:line="240" w:lineRule="auto"/>
              <w:jc w:val="right"/>
            </w:pPr>
            <w:r>
              <w:rPr>
                <w:sz w:val="22"/>
                <w:szCs w:val="22"/>
              </w:rPr>
              <w:t>-7.668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D4CB0C9" w14:textId="77777777" w:rsidR="00736E7E" w:rsidRDefault="00035BFF">
            <w:pPr>
              <w:pStyle w:val="Body"/>
              <w:spacing w:after="0" w:line="240" w:lineRule="auto"/>
            </w:pPr>
            <w:r>
              <w:rPr>
                <w:sz w:val="22"/>
                <w:szCs w:val="22"/>
              </w:rPr>
              <w:t>&lt;.0001</w:t>
            </w:r>
          </w:p>
        </w:tc>
      </w:tr>
      <w:tr w:rsidR="00736E7E" w14:paraId="31853776"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919149" w14:textId="77777777" w:rsidR="00736E7E" w:rsidRDefault="00035BFF">
            <w:pPr>
              <w:pStyle w:val="Body"/>
              <w:spacing w:after="0" w:line="240" w:lineRule="auto"/>
            </w:pPr>
            <w:proofErr w:type="spellStart"/>
            <w:r>
              <w:rPr>
                <w:sz w:val="22"/>
                <w:szCs w:val="22"/>
              </w:rPr>
              <w:t>shrub,AM-shrub,PM</w:t>
            </w:r>
            <w:proofErr w:type="spellEnd"/>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77F5FE9" w14:textId="77777777" w:rsidR="00736E7E" w:rsidRDefault="00035BFF">
            <w:pPr>
              <w:pStyle w:val="Body"/>
              <w:spacing w:after="0" w:line="240" w:lineRule="auto"/>
              <w:jc w:val="right"/>
            </w:pPr>
            <w:r>
              <w:rPr>
                <w:sz w:val="22"/>
                <w:szCs w:val="22"/>
              </w:rPr>
              <w:t>-0.32326</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C8F1E94" w14:textId="77777777" w:rsidR="00736E7E" w:rsidRDefault="00035BFF">
            <w:pPr>
              <w:pStyle w:val="Body"/>
              <w:spacing w:after="0" w:line="240" w:lineRule="auto"/>
              <w:jc w:val="right"/>
            </w:pPr>
            <w:r>
              <w:rPr>
                <w:sz w:val="22"/>
                <w:szCs w:val="22"/>
              </w:rPr>
              <w:t>0.11485</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994B854" w14:textId="77777777" w:rsidR="00736E7E" w:rsidRDefault="00035BFF">
            <w:pPr>
              <w:pStyle w:val="Body"/>
              <w:spacing w:after="0" w:line="240" w:lineRule="auto"/>
            </w:pPr>
            <w:r>
              <w:rPr>
                <w:sz w:val="22"/>
                <w:szCs w:val="22"/>
              </w:rPr>
              <w:t>NA</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97060EF" w14:textId="77777777" w:rsidR="00736E7E" w:rsidRDefault="00035BFF">
            <w:pPr>
              <w:pStyle w:val="Body"/>
              <w:spacing w:after="0" w:line="240" w:lineRule="auto"/>
              <w:jc w:val="right"/>
            </w:pPr>
            <w:r>
              <w:rPr>
                <w:sz w:val="22"/>
                <w:szCs w:val="22"/>
              </w:rPr>
              <w:t>-2.815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7437250" w14:textId="77777777" w:rsidR="00736E7E" w:rsidRDefault="00035BFF">
            <w:pPr>
              <w:pStyle w:val="Body"/>
              <w:spacing w:after="0" w:line="240" w:lineRule="auto"/>
              <w:jc w:val="right"/>
            </w:pPr>
            <w:r>
              <w:rPr>
                <w:sz w:val="22"/>
                <w:szCs w:val="22"/>
              </w:rPr>
              <w:t>0.0252</w:t>
            </w:r>
          </w:p>
        </w:tc>
      </w:tr>
      <w:tr w:rsidR="00736E7E" w14:paraId="09AEAD0C" w14:textId="77777777">
        <w:trPr>
          <w:trHeight w:val="241"/>
        </w:trPr>
        <w:tc>
          <w:tcPr>
            <w:tcW w:w="34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EAD7FE2" w14:textId="77777777" w:rsidR="00736E7E" w:rsidRDefault="00035BFF">
            <w:pPr>
              <w:pStyle w:val="Body"/>
              <w:spacing w:after="0" w:line="240" w:lineRule="auto"/>
            </w:pPr>
            <w:proofErr w:type="spellStart"/>
            <w:r>
              <w:rPr>
                <w:sz w:val="22"/>
                <w:szCs w:val="22"/>
              </w:rPr>
              <w:t>open,PM-shrub,PM</w:t>
            </w:r>
            <w:proofErr w:type="spellEnd"/>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0FEF06" w14:textId="77777777" w:rsidR="00736E7E" w:rsidRDefault="00035BFF">
            <w:pPr>
              <w:pStyle w:val="Body"/>
              <w:spacing w:after="0" w:line="240" w:lineRule="auto"/>
              <w:jc w:val="right"/>
            </w:pPr>
            <w:r>
              <w:rPr>
                <w:sz w:val="22"/>
                <w:szCs w:val="22"/>
              </w:rPr>
              <w:t>0.464446</w:t>
            </w:r>
          </w:p>
        </w:tc>
        <w:tc>
          <w:tcPr>
            <w:tcW w:w="105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B517E91" w14:textId="77777777" w:rsidR="00736E7E" w:rsidRDefault="00035BFF">
            <w:pPr>
              <w:pStyle w:val="Body"/>
              <w:spacing w:after="0" w:line="240" w:lineRule="auto"/>
              <w:jc w:val="right"/>
            </w:pPr>
            <w:r>
              <w:rPr>
                <w:sz w:val="22"/>
                <w:szCs w:val="22"/>
              </w:rPr>
              <w:t>0.084938</w:t>
            </w:r>
          </w:p>
        </w:tc>
        <w:tc>
          <w:tcPr>
            <w:tcW w:w="10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0713BCC" w14:textId="77777777" w:rsidR="00736E7E" w:rsidRDefault="00035BFF">
            <w:pPr>
              <w:pStyle w:val="Body"/>
              <w:spacing w:after="0" w:line="240" w:lineRule="auto"/>
            </w:pPr>
            <w:r>
              <w:rPr>
                <w:sz w:val="22"/>
                <w:szCs w:val="22"/>
              </w:rPr>
              <w:t>NA</w:t>
            </w:r>
          </w:p>
        </w:tc>
        <w:tc>
          <w:tcPr>
            <w:tcW w:w="83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30FC0A6" w14:textId="77777777" w:rsidR="00736E7E" w:rsidRDefault="00035BFF">
            <w:pPr>
              <w:pStyle w:val="Body"/>
              <w:spacing w:after="0" w:line="240" w:lineRule="auto"/>
              <w:jc w:val="right"/>
            </w:pPr>
            <w:r>
              <w:rPr>
                <w:sz w:val="22"/>
                <w:szCs w:val="22"/>
              </w:rPr>
              <w:t>5.468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5E7B57" w14:textId="77777777" w:rsidR="00736E7E" w:rsidRDefault="00035BFF">
            <w:pPr>
              <w:pStyle w:val="Body"/>
              <w:spacing w:after="0" w:line="240" w:lineRule="auto"/>
            </w:pPr>
            <w:r>
              <w:rPr>
                <w:sz w:val="22"/>
                <w:szCs w:val="22"/>
              </w:rPr>
              <w:t>&lt;.0001</w:t>
            </w:r>
          </w:p>
        </w:tc>
      </w:tr>
    </w:tbl>
    <w:p w14:paraId="0D316354" w14:textId="77777777" w:rsidR="00736E7E" w:rsidRDefault="00736E7E">
      <w:pPr>
        <w:pStyle w:val="Body"/>
        <w:widowControl w:val="0"/>
        <w:spacing w:line="240" w:lineRule="auto"/>
        <w:rPr>
          <w:sz w:val="22"/>
          <w:szCs w:val="22"/>
        </w:rPr>
      </w:pPr>
    </w:p>
    <w:p w14:paraId="3ABC494F" w14:textId="77777777" w:rsidR="00736E7E" w:rsidRDefault="00736E7E">
      <w:pPr>
        <w:pStyle w:val="Body"/>
        <w:rPr>
          <w:sz w:val="22"/>
          <w:szCs w:val="22"/>
        </w:rPr>
      </w:pPr>
    </w:p>
    <w:p w14:paraId="64553397" w14:textId="77777777" w:rsidR="00736E7E" w:rsidRDefault="00736E7E">
      <w:pPr>
        <w:pStyle w:val="Body"/>
        <w:rPr>
          <w:b/>
          <w:bCs/>
          <w:sz w:val="22"/>
          <w:szCs w:val="22"/>
        </w:rPr>
      </w:pPr>
    </w:p>
    <w:p w14:paraId="33A9042B" w14:textId="77777777" w:rsidR="00736E7E" w:rsidRDefault="00736E7E">
      <w:pPr>
        <w:pStyle w:val="Body"/>
        <w:rPr>
          <w:sz w:val="22"/>
          <w:szCs w:val="22"/>
        </w:rPr>
      </w:pPr>
    </w:p>
    <w:p w14:paraId="7611B711" w14:textId="77777777" w:rsidR="00736E7E" w:rsidRDefault="00736E7E">
      <w:pPr>
        <w:pStyle w:val="Body"/>
        <w:rPr>
          <w:sz w:val="22"/>
          <w:szCs w:val="22"/>
        </w:rPr>
      </w:pPr>
    </w:p>
    <w:p w14:paraId="20A8F207" w14:textId="77777777" w:rsidR="00736E7E" w:rsidRDefault="00736E7E">
      <w:pPr>
        <w:pStyle w:val="Body"/>
        <w:rPr>
          <w:sz w:val="22"/>
          <w:szCs w:val="22"/>
        </w:rPr>
      </w:pPr>
    </w:p>
    <w:p w14:paraId="0C59AAEC" w14:textId="77777777" w:rsidR="00736E7E" w:rsidRDefault="00736E7E">
      <w:pPr>
        <w:pStyle w:val="Body"/>
        <w:rPr>
          <w:sz w:val="22"/>
          <w:szCs w:val="22"/>
        </w:rPr>
      </w:pPr>
    </w:p>
    <w:p w14:paraId="66FED1EF" w14:textId="77777777" w:rsidR="00736E7E" w:rsidRDefault="00736E7E">
      <w:pPr>
        <w:pStyle w:val="Body"/>
        <w:rPr>
          <w:sz w:val="22"/>
          <w:szCs w:val="22"/>
        </w:rPr>
      </w:pPr>
    </w:p>
    <w:p w14:paraId="58C8B27D" w14:textId="77777777" w:rsidR="00736E7E" w:rsidRDefault="00736E7E">
      <w:pPr>
        <w:pStyle w:val="Body"/>
        <w:rPr>
          <w:sz w:val="22"/>
          <w:szCs w:val="22"/>
        </w:rPr>
      </w:pPr>
    </w:p>
    <w:p w14:paraId="26743822" w14:textId="77777777" w:rsidR="00736E7E" w:rsidRDefault="00736E7E">
      <w:pPr>
        <w:pStyle w:val="Body"/>
        <w:rPr>
          <w:sz w:val="22"/>
          <w:szCs w:val="22"/>
        </w:rPr>
      </w:pPr>
    </w:p>
    <w:p w14:paraId="539A3835" w14:textId="77777777" w:rsidR="00736E7E" w:rsidRDefault="00035BFF">
      <w:pPr>
        <w:pStyle w:val="Body"/>
        <w:spacing w:after="160" w:line="259" w:lineRule="auto"/>
      </w:pPr>
      <w:r>
        <w:rPr>
          <w:rFonts w:ascii="Arial Unicode MS" w:hAnsi="Arial Unicode MS"/>
          <w:sz w:val="22"/>
          <w:szCs w:val="22"/>
        </w:rPr>
        <w:br w:type="page"/>
      </w:r>
    </w:p>
    <w:p w14:paraId="5E6B2A82" w14:textId="77777777" w:rsidR="00736E7E" w:rsidRDefault="00035BFF">
      <w:pPr>
        <w:pStyle w:val="Body"/>
        <w:rPr>
          <w:sz w:val="22"/>
          <w:szCs w:val="22"/>
        </w:rPr>
      </w:pPr>
      <w:r>
        <w:rPr>
          <w:b/>
          <w:bCs/>
          <w:sz w:val="22"/>
          <w:szCs w:val="22"/>
        </w:rPr>
        <w:lastRenderedPageBreak/>
        <w:t>Table 2</w:t>
      </w:r>
      <w:r>
        <w:rPr>
          <w:sz w:val="22"/>
          <w:szCs w:val="22"/>
        </w:rPr>
        <w:t xml:space="preserve">: Generalized linear model for microhabitat with degrees of freedom, deviance, and p-values. For the least square means post hoc for </w:t>
      </w:r>
      <w:proofErr w:type="spellStart"/>
      <w:r>
        <w:rPr>
          <w:sz w:val="22"/>
          <w:szCs w:val="22"/>
        </w:rPr>
        <w:t>microhabitat</w:t>
      </w:r>
      <w:proofErr w:type="gramStart"/>
      <w:r>
        <w:rPr>
          <w:sz w:val="22"/>
          <w:szCs w:val="22"/>
        </w:rPr>
        <w:t>:time</w:t>
      </w:r>
      <w:proofErr w:type="spellEnd"/>
      <w:proofErr w:type="gramEnd"/>
      <w:r>
        <w:rPr>
          <w:sz w:val="22"/>
          <w:szCs w:val="22"/>
        </w:rPr>
        <w:t xml:space="preserve"> class see Supporting information. </w:t>
      </w:r>
    </w:p>
    <w:tbl>
      <w:tblPr>
        <w:tblW w:w="836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80"/>
        <w:gridCol w:w="1261"/>
        <w:gridCol w:w="1047"/>
        <w:gridCol w:w="960"/>
        <w:gridCol w:w="960"/>
        <w:gridCol w:w="960"/>
      </w:tblGrid>
      <w:tr w:rsidR="00736E7E" w14:paraId="139E55C4"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04AB496" w14:textId="77777777" w:rsidR="00736E7E" w:rsidRDefault="00035BFF">
            <w:pPr>
              <w:pStyle w:val="Body"/>
              <w:spacing w:after="0" w:line="240" w:lineRule="auto"/>
            </w:pPr>
            <w:r>
              <w:rPr>
                <w:sz w:val="22"/>
                <w:szCs w:val="22"/>
              </w:rPr>
              <w:t>Generalized Linear Mode</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FEC5E4" w14:textId="77777777" w:rsidR="00736E7E" w:rsidRDefault="00035BFF">
            <w:pPr>
              <w:pStyle w:val="Body"/>
              <w:spacing w:after="0" w:line="240" w:lineRule="auto"/>
            </w:pPr>
            <w:r>
              <w:rPr>
                <w:sz w:val="22"/>
                <w:szCs w:val="22"/>
              </w:rPr>
              <w:t> </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4FAAF25"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01DE6D3"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62CF1F6"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54B44E1" w14:textId="77777777" w:rsidR="00736E7E" w:rsidRDefault="00035BFF">
            <w:pPr>
              <w:pStyle w:val="Body"/>
              <w:spacing w:after="0" w:line="240" w:lineRule="auto"/>
            </w:pPr>
            <w:r>
              <w:rPr>
                <w:sz w:val="22"/>
                <w:szCs w:val="22"/>
              </w:rPr>
              <w:t> </w:t>
            </w:r>
          </w:p>
        </w:tc>
      </w:tr>
      <w:tr w:rsidR="00736E7E" w14:paraId="0EE4DFD5"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C4CF481" w14:textId="77777777" w:rsidR="00736E7E" w:rsidRDefault="00035BFF">
            <w:pPr>
              <w:pStyle w:val="Body"/>
              <w:spacing w:after="0" w:line="240" w:lineRule="auto"/>
            </w:pPr>
            <w:r>
              <w:rPr>
                <w:sz w:val="22"/>
                <w:szCs w:val="22"/>
              </w:rPr>
              <w:t>Factor</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F4CCA75" w14:textId="77777777" w:rsidR="00736E7E" w:rsidRDefault="00035BFF">
            <w:pPr>
              <w:pStyle w:val="Body"/>
              <w:spacing w:after="0" w:line="240" w:lineRule="auto"/>
            </w:pPr>
            <w:proofErr w:type="spellStart"/>
            <w:r>
              <w:rPr>
                <w:sz w:val="22"/>
                <w:szCs w:val="22"/>
              </w:rPr>
              <w:t>Df</w:t>
            </w:r>
            <w:proofErr w:type="spellEnd"/>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FFFE349" w14:textId="77777777" w:rsidR="00736E7E" w:rsidRDefault="00035BFF">
            <w:pPr>
              <w:pStyle w:val="Body"/>
              <w:spacing w:after="0" w:line="240" w:lineRule="auto"/>
            </w:pPr>
            <w:r>
              <w:rPr>
                <w:sz w:val="22"/>
                <w:szCs w:val="22"/>
              </w:rPr>
              <w:t>Deviance</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BF603B" w14:textId="77777777" w:rsidR="00736E7E" w:rsidRDefault="00035BFF">
            <w:pPr>
              <w:pStyle w:val="Body"/>
              <w:spacing w:after="0" w:line="240" w:lineRule="auto"/>
            </w:pPr>
            <w:r>
              <w:rPr>
                <w:sz w:val="22"/>
                <w:szCs w:val="22"/>
              </w:rPr>
              <w:t>P-value</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DB82E3"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E3914EF" w14:textId="77777777" w:rsidR="00736E7E" w:rsidRDefault="00035BFF">
            <w:pPr>
              <w:pStyle w:val="Body"/>
              <w:spacing w:after="0" w:line="240" w:lineRule="auto"/>
            </w:pPr>
            <w:r>
              <w:rPr>
                <w:sz w:val="22"/>
                <w:szCs w:val="22"/>
              </w:rPr>
              <w:t> </w:t>
            </w:r>
          </w:p>
        </w:tc>
      </w:tr>
      <w:tr w:rsidR="00736E7E" w14:paraId="3FDF4FF2"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D6B9B08" w14:textId="77777777" w:rsidR="00736E7E" w:rsidRDefault="00035BFF">
            <w:pPr>
              <w:pStyle w:val="Body"/>
              <w:spacing w:after="0" w:line="240" w:lineRule="auto"/>
            </w:pPr>
            <w:r>
              <w:rPr>
                <w:sz w:val="22"/>
                <w:szCs w:val="22"/>
              </w:rPr>
              <w:t>microhabitat</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4278C00" w14:textId="77777777" w:rsidR="00736E7E" w:rsidRDefault="00035BFF">
            <w:pPr>
              <w:pStyle w:val="Body"/>
              <w:spacing w:after="0" w:line="240" w:lineRule="auto"/>
              <w:jc w:val="right"/>
            </w:pPr>
            <w:r>
              <w:rPr>
                <w:sz w:val="22"/>
                <w:szCs w:val="22"/>
              </w:rPr>
              <w:t>5</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32ACDA" w14:textId="77777777" w:rsidR="00736E7E" w:rsidRDefault="00035BFF">
            <w:pPr>
              <w:pStyle w:val="Body"/>
              <w:spacing w:after="0" w:line="240" w:lineRule="auto"/>
              <w:jc w:val="right"/>
            </w:pPr>
            <w:r>
              <w:rPr>
                <w:sz w:val="22"/>
                <w:szCs w:val="22"/>
              </w:rPr>
              <w:t>1044.1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F1DDA4B" w14:textId="77777777" w:rsidR="00736E7E" w:rsidRDefault="00035BFF">
            <w:pPr>
              <w:pStyle w:val="Body"/>
              <w:spacing w:after="0" w:line="240" w:lineRule="auto"/>
            </w:pPr>
            <w:r>
              <w:rPr>
                <w:sz w:val="22"/>
                <w:szCs w:val="22"/>
              </w:rPr>
              <w:t>&lt; 0.0001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74C6ACE"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9AA2877" w14:textId="77777777" w:rsidR="00736E7E" w:rsidRDefault="00035BFF">
            <w:pPr>
              <w:pStyle w:val="Body"/>
              <w:spacing w:after="0" w:line="240" w:lineRule="auto"/>
            </w:pPr>
            <w:r>
              <w:rPr>
                <w:sz w:val="22"/>
                <w:szCs w:val="22"/>
              </w:rPr>
              <w:t> </w:t>
            </w:r>
          </w:p>
        </w:tc>
      </w:tr>
      <w:tr w:rsidR="00736E7E" w14:paraId="433359B9"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50AD446" w14:textId="77777777" w:rsidR="00736E7E" w:rsidRDefault="00035BFF">
            <w:pPr>
              <w:pStyle w:val="Body"/>
              <w:spacing w:after="0" w:line="240" w:lineRule="auto"/>
            </w:pPr>
            <w:r>
              <w:rPr>
                <w:sz w:val="22"/>
                <w:szCs w:val="22"/>
              </w:rPr>
              <w:t>time class</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B7E67B5" w14:textId="77777777" w:rsidR="00736E7E" w:rsidRDefault="00035BFF">
            <w:pPr>
              <w:pStyle w:val="Body"/>
              <w:spacing w:after="0" w:line="240" w:lineRule="auto"/>
              <w:jc w:val="right"/>
            </w:pPr>
            <w:r>
              <w:rPr>
                <w:sz w:val="22"/>
                <w:szCs w:val="22"/>
              </w:rPr>
              <w:t>1</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B5D6257" w14:textId="77777777" w:rsidR="00736E7E" w:rsidRDefault="00035BFF">
            <w:pPr>
              <w:pStyle w:val="Body"/>
              <w:spacing w:after="0" w:line="240" w:lineRule="auto"/>
              <w:jc w:val="right"/>
            </w:pPr>
            <w:r>
              <w:rPr>
                <w:sz w:val="22"/>
                <w:szCs w:val="22"/>
              </w:rPr>
              <w:t>0.5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92B0C5" w14:textId="77777777" w:rsidR="00736E7E" w:rsidRDefault="00035BFF">
            <w:pPr>
              <w:pStyle w:val="Body"/>
              <w:spacing w:after="0" w:line="240" w:lineRule="auto"/>
            </w:pPr>
            <w:r>
              <w:rPr>
                <w:sz w:val="22"/>
                <w:szCs w:val="22"/>
              </w:rPr>
              <w:t xml:space="preserve">&gt; 0.5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945780"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BED8C7C" w14:textId="77777777" w:rsidR="00736E7E" w:rsidRDefault="00035BFF">
            <w:pPr>
              <w:pStyle w:val="Body"/>
              <w:spacing w:after="0" w:line="240" w:lineRule="auto"/>
            </w:pPr>
            <w:r>
              <w:rPr>
                <w:sz w:val="22"/>
                <w:szCs w:val="22"/>
              </w:rPr>
              <w:t> </w:t>
            </w:r>
          </w:p>
        </w:tc>
      </w:tr>
      <w:tr w:rsidR="00736E7E" w14:paraId="0BE11DCE"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405DE88" w14:textId="77777777" w:rsidR="00736E7E" w:rsidRDefault="00035BFF">
            <w:pPr>
              <w:pStyle w:val="Body"/>
              <w:spacing w:after="0" w:line="240" w:lineRule="auto"/>
            </w:pPr>
            <w:proofErr w:type="spellStart"/>
            <w:r>
              <w:rPr>
                <w:sz w:val="22"/>
                <w:szCs w:val="22"/>
              </w:rPr>
              <w:t>microhabitat:time.class</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036D675" w14:textId="77777777" w:rsidR="00736E7E" w:rsidRDefault="00035BFF">
            <w:pPr>
              <w:pStyle w:val="Body"/>
              <w:spacing w:after="0" w:line="240" w:lineRule="auto"/>
              <w:jc w:val="right"/>
            </w:pPr>
            <w:r>
              <w:rPr>
                <w:sz w:val="22"/>
                <w:szCs w:val="22"/>
              </w:rPr>
              <w:t>5</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CE122F" w14:textId="77777777" w:rsidR="00736E7E" w:rsidRDefault="00035BFF">
            <w:pPr>
              <w:pStyle w:val="Body"/>
              <w:spacing w:after="0" w:line="240" w:lineRule="auto"/>
              <w:jc w:val="right"/>
            </w:pPr>
            <w:r>
              <w:rPr>
                <w:sz w:val="22"/>
                <w:szCs w:val="22"/>
              </w:rPr>
              <w:t>55.26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69C5A15" w14:textId="77777777" w:rsidR="00736E7E" w:rsidRDefault="00035BFF">
            <w:pPr>
              <w:pStyle w:val="Body"/>
              <w:spacing w:after="0" w:line="240" w:lineRule="auto"/>
            </w:pPr>
            <w:r>
              <w:rPr>
                <w:sz w:val="22"/>
                <w:szCs w:val="22"/>
              </w:rPr>
              <w:t>&lt; 0.0001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738BCA2"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6A966FE" w14:textId="77777777" w:rsidR="00736E7E" w:rsidRDefault="00035BFF">
            <w:pPr>
              <w:pStyle w:val="Body"/>
              <w:spacing w:after="0" w:line="240" w:lineRule="auto"/>
            </w:pPr>
            <w:r>
              <w:rPr>
                <w:sz w:val="22"/>
                <w:szCs w:val="22"/>
              </w:rPr>
              <w:t> </w:t>
            </w:r>
          </w:p>
        </w:tc>
      </w:tr>
      <w:tr w:rsidR="00736E7E" w14:paraId="6F423F1A"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6412128" w14:textId="77777777" w:rsidR="00736E7E" w:rsidRDefault="00035BFF">
            <w:pPr>
              <w:pStyle w:val="Body"/>
              <w:spacing w:after="0" w:line="240" w:lineRule="auto"/>
            </w:pPr>
            <w:r>
              <w:rPr>
                <w:sz w:val="22"/>
                <w:szCs w:val="22"/>
              </w:rPr>
              <w:t> </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BA1D3A6" w14:textId="77777777" w:rsidR="00736E7E" w:rsidRDefault="00035BFF">
            <w:pPr>
              <w:pStyle w:val="Body"/>
              <w:spacing w:after="0" w:line="240" w:lineRule="auto"/>
            </w:pPr>
            <w:r>
              <w:rPr>
                <w:sz w:val="22"/>
                <w:szCs w:val="22"/>
              </w:rPr>
              <w:t> </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415229"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6F9B3FB"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47A69CB"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3960C4" w14:textId="77777777" w:rsidR="00736E7E" w:rsidRDefault="00035BFF">
            <w:pPr>
              <w:pStyle w:val="Body"/>
              <w:spacing w:after="0" w:line="240" w:lineRule="auto"/>
            </w:pPr>
            <w:r>
              <w:rPr>
                <w:sz w:val="22"/>
                <w:szCs w:val="22"/>
              </w:rPr>
              <w:t> </w:t>
            </w:r>
          </w:p>
        </w:tc>
      </w:tr>
      <w:tr w:rsidR="00736E7E" w14:paraId="5F2CC861"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B7BCB0B" w14:textId="77777777" w:rsidR="00736E7E" w:rsidRDefault="00035BFF">
            <w:pPr>
              <w:pStyle w:val="Body"/>
              <w:spacing w:after="0" w:line="240" w:lineRule="auto"/>
            </w:pPr>
            <w:r>
              <w:rPr>
                <w:sz w:val="22"/>
                <w:szCs w:val="22"/>
              </w:rPr>
              <w:t> </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72955EA" w14:textId="77777777" w:rsidR="00736E7E" w:rsidRDefault="00035BFF">
            <w:pPr>
              <w:pStyle w:val="Body"/>
              <w:spacing w:after="0" w:line="240" w:lineRule="auto"/>
            </w:pPr>
            <w:r>
              <w:rPr>
                <w:sz w:val="22"/>
                <w:szCs w:val="22"/>
              </w:rPr>
              <w:t> </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7D1C195"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4FC4738"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D45243B"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08BD310" w14:textId="77777777" w:rsidR="00736E7E" w:rsidRDefault="00035BFF">
            <w:pPr>
              <w:pStyle w:val="Body"/>
              <w:spacing w:after="0" w:line="240" w:lineRule="auto"/>
            </w:pPr>
            <w:r>
              <w:rPr>
                <w:sz w:val="22"/>
                <w:szCs w:val="22"/>
              </w:rPr>
              <w:t> </w:t>
            </w:r>
          </w:p>
        </w:tc>
      </w:tr>
      <w:tr w:rsidR="00736E7E" w14:paraId="23478963" w14:textId="77777777">
        <w:trPr>
          <w:trHeight w:val="48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4101A96" w14:textId="77777777" w:rsidR="00736E7E" w:rsidRDefault="00035BFF">
            <w:pPr>
              <w:pStyle w:val="Body"/>
              <w:spacing w:after="0" w:line="240" w:lineRule="auto"/>
            </w:pPr>
            <w:r>
              <w:rPr>
                <w:sz w:val="22"/>
                <w:szCs w:val="22"/>
              </w:rPr>
              <w:t>Microhabitat Post Hoc, Least squared means</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D8D52C" w14:textId="77777777" w:rsidR="00736E7E" w:rsidRDefault="00035BFF">
            <w:pPr>
              <w:pStyle w:val="Body"/>
              <w:spacing w:after="0" w:line="240" w:lineRule="auto"/>
            </w:pPr>
            <w:r>
              <w:rPr>
                <w:sz w:val="22"/>
                <w:szCs w:val="22"/>
              </w:rPr>
              <w:t> </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176A2F3"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F55ECF7"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E708B68" w14:textId="77777777" w:rsidR="00736E7E" w:rsidRDefault="00035BFF">
            <w:pPr>
              <w:pStyle w:val="Body"/>
              <w:spacing w:after="0" w:line="240" w:lineRule="auto"/>
            </w:pPr>
            <w:r>
              <w:rPr>
                <w:sz w:val="22"/>
                <w:szCs w:val="22"/>
              </w:rPr>
              <w:t> </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EA10B9F" w14:textId="77777777" w:rsidR="00736E7E" w:rsidRDefault="00035BFF">
            <w:pPr>
              <w:pStyle w:val="Body"/>
              <w:spacing w:after="0" w:line="240" w:lineRule="auto"/>
            </w:pPr>
            <w:r>
              <w:rPr>
                <w:sz w:val="22"/>
                <w:szCs w:val="22"/>
              </w:rPr>
              <w:t> </w:t>
            </w:r>
          </w:p>
        </w:tc>
      </w:tr>
      <w:tr w:rsidR="00736E7E" w14:paraId="7393CC11"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A6E5E67" w14:textId="77777777" w:rsidR="00736E7E" w:rsidRDefault="00035BFF">
            <w:pPr>
              <w:pStyle w:val="Body"/>
              <w:spacing w:after="0" w:line="240" w:lineRule="auto"/>
            </w:pPr>
            <w:r>
              <w:rPr>
                <w:sz w:val="22"/>
                <w:szCs w:val="22"/>
              </w:rPr>
              <w:t>contrast</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7285B2D" w14:textId="77777777" w:rsidR="00736E7E" w:rsidRDefault="00035BFF">
            <w:pPr>
              <w:pStyle w:val="Body"/>
              <w:spacing w:after="0" w:line="240" w:lineRule="auto"/>
            </w:pPr>
            <w:r>
              <w:rPr>
                <w:sz w:val="22"/>
                <w:szCs w:val="22"/>
              </w:rPr>
              <w:t>estimate</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23EAB4E" w14:textId="77777777" w:rsidR="00736E7E" w:rsidRDefault="00035BFF">
            <w:pPr>
              <w:pStyle w:val="Body"/>
              <w:spacing w:after="0" w:line="240" w:lineRule="auto"/>
            </w:pPr>
            <w:r>
              <w:rPr>
                <w:sz w:val="22"/>
                <w:szCs w:val="22"/>
              </w:rPr>
              <w:t>SE</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93EC6FF" w14:textId="77777777" w:rsidR="00736E7E" w:rsidRDefault="00035BFF">
            <w:pPr>
              <w:pStyle w:val="Body"/>
              <w:spacing w:after="0" w:line="240" w:lineRule="auto"/>
            </w:pPr>
            <w:proofErr w:type="spellStart"/>
            <w:r>
              <w:rPr>
                <w:sz w:val="22"/>
                <w:szCs w:val="22"/>
              </w:rPr>
              <w:t>df</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86501A0" w14:textId="77777777" w:rsidR="00736E7E" w:rsidRDefault="00035BFF">
            <w:pPr>
              <w:pStyle w:val="Body"/>
              <w:spacing w:after="0" w:line="240" w:lineRule="auto"/>
            </w:pPr>
            <w:proofErr w:type="spellStart"/>
            <w:r>
              <w:rPr>
                <w:sz w:val="22"/>
                <w:szCs w:val="22"/>
              </w:rPr>
              <w:t>z.ratio</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5FC1A8F" w14:textId="77777777" w:rsidR="00736E7E" w:rsidRDefault="00035BFF">
            <w:pPr>
              <w:pStyle w:val="Body"/>
              <w:spacing w:after="0" w:line="240" w:lineRule="auto"/>
            </w:pPr>
            <w:proofErr w:type="spellStart"/>
            <w:r>
              <w:rPr>
                <w:sz w:val="22"/>
                <w:szCs w:val="22"/>
              </w:rPr>
              <w:t>p.value</w:t>
            </w:r>
            <w:proofErr w:type="spellEnd"/>
          </w:p>
        </w:tc>
      </w:tr>
      <w:tr w:rsidR="00736E7E" w14:paraId="4621181A"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08AC81" w14:textId="77777777" w:rsidR="00736E7E" w:rsidRDefault="00035BFF">
            <w:pPr>
              <w:pStyle w:val="Body"/>
              <w:spacing w:after="0" w:line="240" w:lineRule="auto"/>
            </w:pPr>
            <w:r>
              <w:rPr>
                <w:sz w:val="22"/>
                <w:szCs w:val="22"/>
              </w:rPr>
              <w:t>annuals-bare</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FCE7BF2" w14:textId="77777777" w:rsidR="00736E7E" w:rsidRDefault="00035BFF">
            <w:pPr>
              <w:pStyle w:val="Body"/>
              <w:spacing w:after="0" w:line="240" w:lineRule="auto"/>
              <w:jc w:val="right"/>
            </w:pPr>
            <w:r>
              <w:rPr>
                <w:sz w:val="22"/>
                <w:szCs w:val="22"/>
              </w:rPr>
              <w:t>0.3377215</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F75DDC3" w14:textId="77777777" w:rsidR="00736E7E" w:rsidRDefault="00035BFF">
            <w:pPr>
              <w:pStyle w:val="Body"/>
              <w:spacing w:after="0" w:line="240" w:lineRule="auto"/>
              <w:jc w:val="right"/>
            </w:pPr>
            <w:r>
              <w:rPr>
                <w:sz w:val="22"/>
                <w:szCs w:val="22"/>
              </w:rPr>
              <w:t>0.179633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7C95C6E"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2EBB296" w14:textId="77777777" w:rsidR="00736E7E" w:rsidRDefault="00035BFF">
            <w:pPr>
              <w:pStyle w:val="Body"/>
              <w:spacing w:after="0" w:line="240" w:lineRule="auto"/>
              <w:jc w:val="right"/>
            </w:pPr>
            <w:r>
              <w:rPr>
                <w:sz w:val="22"/>
                <w:szCs w:val="22"/>
              </w:rPr>
              <w:t>1.88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72F2166" w14:textId="77777777" w:rsidR="00736E7E" w:rsidRDefault="00035BFF">
            <w:pPr>
              <w:pStyle w:val="Body"/>
              <w:spacing w:after="0" w:line="240" w:lineRule="auto"/>
              <w:jc w:val="right"/>
            </w:pPr>
            <w:r>
              <w:rPr>
                <w:sz w:val="22"/>
                <w:szCs w:val="22"/>
              </w:rPr>
              <w:t>0.4145</w:t>
            </w:r>
          </w:p>
        </w:tc>
      </w:tr>
      <w:tr w:rsidR="00736E7E" w14:paraId="7B44ED80" w14:textId="77777777">
        <w:trPr>
          <w:trHeight w:val="48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A6734F" w14:textId="77777777" w:rsidR="00736E7E" w:rsidRDefault="00035BFF">
            <w:pPr>
              <w:pStyle w:val="Body"/>
              <w:spacing w:after="0" w:line="240" w:lineRule="auto"/>
            </w:pPr>
            <w:r>
              <w:rPr>
                <w:sz w:val="22"/>
                <w:szCs w:val="22"/>
              </w:rPr>
              <w:t>annuals-burrow</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2A2A40B" w14:textId="77777777" w:rsidR="00736E7E" w:rsidRDefault="00035BFF">
            <w:pPr>
              <w:pStyle w:val="Body"/>
              <w:spacing w:after="0" w:line="240" w:lineRule="auto"/>
              <w:jc w:val="right"/>
            </w:pPr>
            <w:r>
              <w:rPr>
                <w:sz w:val="22"/>
                <w:szCs w:val="22"/>
              </w:rPr>
              <w:t>-1.95300636</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7C2E0F" w14:textId="77777777" w:rsidR="00736E7E" w:rsidRDefault="00035BFF">
            <w:pPr>
              <w:pStyle w:val="Body"/>
              <w:spacing w:after="0" w:line="240" w:lineRule="auto"/>
              <w:jc w:val="right"/>
            </w:pPr>
            <w:r>
              <w:rPr>
                <w:sz w:val="22"/>
                <w:szCs w:val="22"/>
              </w:rPr>
              <w:t>0.131068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AFFDD26"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4D3E3A0" w14:textId="77777777" w:rsidR="00736E7E" w:rsidRDefault="00035BFF">
            <w:pPr>
              <w:pStyle w:val="Body"/>
              <w:spacing w:after="0" w:line="240" w:lineRule="auto"/>
              <w:jc w:val="right"/>
            </w:pPr>
            <w:r>
              <w:rPr>
                <w:sz w:val="22"/>
                <w:szCs w:val="22"/>
              </w:rPr>
              <w:t>-14.901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FD075D2" w14:textId="77777777" w:rsidR="00736E7E" w:rsidRDefault="00035BFF">
            <w:pPr>
              <w:pStyle w:val="Body"/>
              <w:spacing w:after="0" w:line="240" w:lineRule="auto"/>
            </w:pPr>
            <w:r>
              <w:rPr>
                <w:sz w:val="22"/>
                <w:szCs w:val="22"/>
              </w:rPr>
              <w:t>&lt;.0001</w:t>
            </w:r>
          </w:p>
        </w:tc>
      </w:tr>
      <w:tr w:rsidR="00736E7E" w14:paraId="0645762F"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E583D37" w14:textId="77777777" w:rsidR="00736E7E" w:rsidRDefault="00035BFF">
            <w:pPr>
              <w:pStyle w:val="Body"/>
              <w:spacing w:after="0" w:line="240" w:lineRule="auto"/>
            </w:pPr>
            <w:r>
              <w:rPr>
                <w:sz w:val="22"/>
                <w:szCs w:val="22"/>
              </w:rPr>
              <w:t>annuals-road</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31283E" w14:textId="77777777" w:rsidR="00736E7E" w:rsidRDefault="00035BFF">
            <w:pPr>
              <w:pStyle w:val="Body"/>
              <w:spacing w:after="0" w:line="240" w:lineRule="auto"/>
              <w:jc w:val="right"/>
            </w:pPr>
            <w:r>
              <w:rPr>
                <w:sz w:val="22"/>
                <w:szCs w:val="22"/>
              </w:rPr>
              <w:t>0.50298261</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AE1B462" w14:textId="77777777" w:rsidR="00736E7E" w:rsidRDefault="00035BFF">
            <w:pPr>
              <w:pStyle w:val="Body"/>
              <w:spacing w:after="0" w:line="240" w:lineRule="auto"/>
              <w:jc w:val="right"/>
            </w:pPr>
            <w:r>
              <w:rPr>
                <w:sz w:val="22"/>
                <w:szCs w:val="22"/>
              </w:rPr>
              <w:t>0.218936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D1CF9F"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F16CD31" w14:textId="77777777" w:rsidR="00736E7E" w:rsidRDefault="00035BFF">
            <w:pPr>
              <w:pStyle w:val="Body"/>
              <w:spacing w:after="0" w:line="240" w:lineRule="auto"/>
              <w:jc w:val="right"/>
            </w:pPr>
            <w:r>
              <w:rPr>
                <w:sz w:val="22"/>
                <w:szCs w:val="22"/>
              </w:rPr>
              <w:t>2.297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8CAC71D" w14:textId="77777777" w:rsidR="00736E7E" w:rsidRDefault="00035BFF">
            <w:pPr>
              <w:pStyle w:val="Body"/>
              <w:spacing w:after="0" w:line="240" w:lineRule="auto"/>
              <w:jc w:val="right"/>
            </w:pPr>
            <w:r>
              <w:rPr>
                <w:sz w:val="22"/>
                <w:szCs w:val="22"/>
              </w:rPr>
              <w:t>0.195</w:t>
            </w:r>
          </w:p>
        </w:tc>
      </w:tr>
      <w:tr w:rsidR="00736E7E" w14:paraId="39733DAA" w14:textId="77777777">
        <w:trPr>
          <w:trHeight w:val="48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1D3A9F7" w14:textId="77777777" w:rsidR="00736E7E" w:rsidRDefault="00035BFF">
            <w:pPr>
              <w:pStyle w:val="Body"/>
              <w:spacing w:after="0" w:line="240" w:lineRule="auto"/>
            </w:pPr>
            <w:r>
              <w:rPr>
                <w:sz w:val="22"/>
                <w:szCs w:val="22"/>
              </w:rPr>
              <w:t>annuals-shrub</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02C27BF" w14:textId="77777777" w:rsidR="00736E7E" w:rsidRDefault="00035BFF">
            <w:pPr>
              <w:pStyle w:val="Body"/>
              <w:spacing w:after="0" w:line="240" w:lineRule="auto"/>
              <w:jc w:val="right"/>
            </w:pPr>
            <w:r>
              <w:rPr>
                <w:sz w:val="22"/>
                <w:szCs w:val="22"/>
              </w:rPr>
              <w:t>-1.06739262</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8FD9B02" w14:textId="77777777" w:rsidR="00736E7E" w:rsidRDefault="00035BFF">
            <w:pPr>
              <w:pStyle w:val="Body"/>
              <w:spacing w:after="0" w:line="240" w:lineRule="auto"/>
              <w:jc w:val="right"/>
            </w:pPr>
            <w:r>
              <w:rPr>
                <w:sz w:val="22"/>
                <w:szCs w:val="22"/>
              </w:rPr>
              <w:t>0.144933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43086A7"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4AA6FDD" w14:textId="77777777" w:rsidR="00736E7E" w:rsidRDefault="00035BFF">
            <w:pPr>
              <w:pStyle w:val="Body"/>
              <w:spacing w:after="0" w:line="240" w:lineRule="auto"/>
              <w:jc w:val="right"/>
            </w:pPr>
            <w:r>
              <w:rPr>
                <w:sz w:val="22"/>
                <w:szCs w:val="22"/>
              </w:rPr>
              <w:t>-7.365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9237CB" w14:textId="77777777" w:rsidR="00736E7E" w:rsidRDefault="00035BFF">
            <w:pPr>
              <w:pStyle w:val="Body"/>
              <w:spacing w:after="0" w:line="240" w:lineRule="auto"/>
            </w:pPr>
            <w:r>
              <w:rPr>
                <w:sz w:val="22"/>
                <w:szCs w:val="22"/>
              </w:rPr>
              <w:t>&lt;.0001</w:t>
            </w:r>
          </w:p>
        </w:tc>
      </w:tr>
      <w:tr w:rsidR="00736E7E" w14:paraId="02EF6BB7"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5117136" w14:textId="77777777" w:rsidR="00736E7E" w:rsidRDefault="00035BFF">
            <w:pPr>
              <w:pStyle w:val="Body"/>
              <w:spacing w:after="0" w:line="240" w:lineRule="auto"/>
            </w:pPr>
            <w:r>
              <w:rPr>
                <w:sz w:val="22"/>
                <w:szCs w:val="22"/>
              </w:rPr>
              <w:t>annuals-wash</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30DEE9" w14:textId="77777777" w:rsidR="00736E7E" w:rsidRDefault="00035BFF">
            <w:pPr>
              <w:pStyle w:val="Body"/>
              <w:spacing w:after="0" w:line="240" w:lineRule="auto"/>
              <w:jc w:val="right"/>
            </w:pPr>
            <w:r>
              <w:rPr>
                <w:sz w:val="22"/>
                <w:szCs w:val="22"/>
              </w:rPr>
              <w:t>0.24454864</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2E4769F" w14:textId="77777777" w:rsidR="00736E7E" w:rsidRDefault="00035BFF">
            <w:pPr>
              <w:pStyle w:val="Body"/>
              <w:spacing w:after="0" w:line="240" w:lineRule="auto"/>
              <w:jc w:val="right"/>
            </w:pPr>
            <w:r>
              <w:rPr>
                <w:sz w:val="22"/>
                <w:szCs w:val="22"/>
              </w:rPr>
              <w:t>0.166362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1A793C4"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4DCB686" w14:textId="77777777" w:rsidR="00736E7E" w:rsidRDefault="00035BFF">
            <w:pPr>
              <w:pStyle w:val="Body"/>
              <w:spacing w:after="0" w:line="240" w:lineRule="auto"/>
              <w:jc w:val="right"/>
            </w:pPr>
            <w:r>
              <w:rPr>
                <w:sz w:val="22"/>
                <w:szCs w:val="22"/>
              </w:rPr>
              <w:t>1.47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252F0DF" w14:textId="77777777" w:rsidR="00736E7E" w:rsidRDefault="00035BFF">
            <w:pPr>
              <w:pStyle w:val="Body"/>
              <w:spacing w:after="0" w:line="240" w:lineRule="auto"/>
              <w:jc w:val="right"/>
            </w:pPr>
            <w:r>
              <w:rPr>
                <w:sz w:val="22"/>
                <w:szCs w:val="22"/>
              </w:rPr>
              <w:t>0.6836</w:t>
            </w:r>
          </w:p>
        </w:tc>
      </w:tr>
      <w:tr w:rsidR="00736E7E" w14:paraId="010DE71B" w14:textId="77777777">
        <w:trPr>
          <w:trHeight w:val="48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03F0A5" w14:textId="77777777" w:rsidR="00736E7E" w:rsidRDefault="00035BFF">
            <w:pPr>
              <w:pStyle w:val="Body"/>
              <w:spacing w:after="0" w:line="240" w:lineRule="auto"/>
            </w:pPr>
            <w:r>
              <w:rPr>
                <w:sz w:val="22"/>
                <w:szCs w:val="22"/>
              </w:rPr>
              <w:t>bare-burrow</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033C761" w14:textId="77777777" w:rsidR="00736E7E" w:rsidRDefault="00035BFF">
            <w:pPr>
              <w:pStyle w:val="Body"/>
              <w:spacing w:after="0" w:line="240" w:lineRule="auto"/>
              <w:jc w:val="right"/>
            </w:pPr>
            <w:r>
              <w:rPr>
                <w:sz w:val="22"/>
                <w:szCs w:val="22"/>
              </w:rPr>
              <w:t>-2.29072786</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D74B21F" w14:textId="77777777" w:rsidR="00736E7E" w:rsidRDefault="00035BFF">
            <w:pPr>
              <w:pStyle w:val="Body"/>
              <w:spacing w:after="0" w:line="240" w:lineRule="auto"/>
              <w:jc w:val="right"/>
            </w:pPr>
            <w:r>
              <w:rPr>
                <w:sz w:val="22"/>
                <w:szCs w:val="22"/>
              </w:rPr>
              <w:t>0.134072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0E23FF5"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2BC54AC" w14:textId="77777777" w:rsidR="00736E7E" w:rsidRDefault="00035BFF">
            <w:pPr>
              <w:pStyle w:val="Body"/>
              <w:spacing w:after="0" w:line="240" w:lineRule="auto"/>
              <w:jc w:val="right"/>
            </w:pPr>
            <w:r>
              <w:rPr>
                <w:sz w:val="22"/>
                <w:szCs w:val="22"/>
              </w:rPr>
              <w:t>-17.086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092CF1" w14:textId="77777777" w:rsidR="00736E7E" w:rsidRDefault="00035BFF">
            <w:pPr>
              <w:pStyle w:val="Body"/>
              <w:spacing w:after="0" w:line="240" w:lineRule="auto"/>
            </w:pPr>
            <w:r>
              <w:rPr>
                <w:sz w:val="22"/>
                <w:szCs w:val="22"/>
              </w:rPr>
              <w:t>&lt;.0001</w:t>
            </w:r>
          </w:p>
        </w:tc>
      </w:tr>
      <w:tr w:rsidR="00736E7E" w14:paraId="727E080A"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D67AA36" w14:textId="77777777" w:rsidR="00736E7E" w:rsidRDefault="00035BFF">
            <w:pPr>
              <w:pStyle w:val="Body"/>
              <w:spacing w:after="0" w:line="240" w:lineRule="auto"/>
            </w:pPr>
            <w:r>
              <w:rPr>
                <w:sz w:val="22"/>
                <w:szCs w:val="22"/>
              </w:rPr>
              <w:t>bare-road</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F9A452" w14:textId="77777777" w:rsidR="00736E7E" w:rsidRDefault="00035BFF">
            <w:pPr>
              <w:pStyle w:val="Body"/>
              <w:spacing w:after="0" w:line="240" w:lineRule="auto"/>
              <w:jc w:val="right"/>
            </w:pPr>
            <w:r>
              <w:rPr>
                <w:sz w:val="22"/>
                <w:szCs w:val="22"/>
              </w:rPr>
              <w:t>0.16526112</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021C6CC" w14:textId="77777777" w:rsidR="00736E7E" w:rsidRDefault="00035BFF">
            <w:pPr>
              <w:pStyle w:val="Body"/>
              <w:spacing w:after="0" w:line="240" w:lineRule="auto"/>
              <w:jc w:val="right"/>
            </w:pPr>
            <w:r>
              <w:rPr>
                <w:sz w:val="22"/>
                <w:szCs w:val="22"/>
              </w:rPr>
              <w:t>0.220747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AD482EF"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5AFEA5C" w14:textId="77777777" w:rsidR="00736E7E" w:rsidRDefault="00035BFF">
            <w:pPr>
              <w:pStyle w:val="Body"/>
              <w:spacing w:after="0" w:line="240" w:lineRule="auto"/>
              <w:jc w:val="right"/>
            </w:pPr>
            <w:r>
              <w:rPr>
                <w:sz w:val="22"/>
                <w:szCs w:val="22"/>
              </w:rPr>
              <w:t>0.749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8BE9599" w14:textId="77777777" w:rsidR="00736E7E" w:rsidRDefault="00035BFF">
            <w:pPr>
              <w:pStyle w:val="Body"/>
              <w:spacing w:after="0" w:line="240" w:lineRule="auto"/>
              <w:jc w:val="right"/>
            </w:pPr>
            <w:r>
              <w:rPr>
                <w:sz w:val="22"/>
                <w:szCs w:val="22"/>
              </w:rPr>
              <w:t>0.9757</w:t>
            </w:r>
          </w:p>
        </w:tc>
      </w:tr>
      <w:tr w:rsidR="00736E7E" w14:paraId="5F267C5E" w14:textId="77777777">
        <w:trPr>
          <w:trHeight w:val="48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8075254" w14:textId="77777777" w:rsidR="00736E7E" w:rsidRDefault="00035BFF">
            <w:pPr>
              <w:pStyle w:val="Body"/>
              <w:spacing w:after="0" w:line="240" w:lineRule="auto"/>
            </w:pPr>
            <w:r>
              <w:rPr>
                <w:sz w:val="22"/>
                <w:szCs w:val="22"/>
              </w:rPr>
              <w:t>bare-shrub</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BEE5387" w14:textId="77777777" w:rsidR="00736E7E" w:rsidRDefault="00035BFF">
            <w:pPr>
              <w:pStyle w:val="Body"/>
              <w:spacing w:after="0" w:line="240" w:lineRule="auto"/>
              <w:jc w:val="right"/>
            </w:pPr>
            <w:r>
              <w:rPr>
                <w:sz w:val="22"/>
                <w:szCs w:val="22"/>
              </w:rPr>
              <w:t>-1.40511412</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1075B48" w14:textId="77777777" w:rsidR="00736E7E" w:rsidRDefault="00035BFF">
            <w:pPr>
              <w:pStyle w:val="Body"/>
              <w:spacing w:after="0" w:line="240" w:lineRule="auto"/>
              <w:jc w:val="right"/>
            </w:pPr>
            <w:r>
              <w:rPr>
                <w:sz w:val="22"/>
                <w:szCs w:val="22"/>
              </w:rPr>
              <w:t>0.147655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24588BD"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09B7B41" w14:textId="77777777" w:rsidR="00736E7E" w:rsidRDefault="00035BFF">
            <w:pPr>
              <w:pStyle w:val="Body"/>
              <w:spacing w:after="0" w:line="240" w:lineRule="auto"/>
              <w:jc w:val="right"/>
            </w:pPr>
            <w:r>
              <w:rPr>
                <w:sz w:val="22"/>
                <w:szCs w:val="22"/>
              </w:rPr>
              <w:t>-9.516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7D41B42" w14:textId="77777777" w:rsidR="00736E7E" w:rsidRDefault="00035BFF">
            <w:pPr>
              <w:pStyle w:val="Body"/>
              <w:spacing w:after="0" w:line="240" w:lineRule="auto"/>
            </w:pPr>
            <w:r>
              <w:rPr>
                <w:sz w:val="22"/>
                <w:szCs w:val="22"/>
              </w:rPr>
              <w:t>&lt;.0001</w:t>
            </w:r>
          </w:p>
        </w:tc>
      </w:tr>
      <w:tr w:rsidR="00736E7E" w14:paraId="159314EE" w14:textId="77777777">
        <w:trPr>
          <w:trHeight w:val="48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27E0BF2" w14:textId="77777777" w:rsidR="00736E7E" w:rsidRDefault="00035BFF">
            <w:pPr>
              <w:pStyle w:val="Body"/>
              <w:spacing w:after="0" w:line="240" w:lineRule="auto"/>
            </w:pPr>
            <w:r>
              <w:rPr>
                <w:sz w:val="22"/>
                <w:szCs w:val="22"/>
              </w:rPr>
              <w:t>bare-wash</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89D2F0A" w14:textId="77777777" w:rsidR="00736E7E" w:rsidRDefault="00035BFF">
            <w:pPr>
              <w:pStyle w:val="Body"/>
              <w:spacing w:after="0" w:line="240" w:lineRule="auto"/>
              <w:jc w:val="right"/>
            </w:pPr>
            <w:r>
              <w:rPr>
                <w:sz w:val="22"/>
                <w:szCs w:val="22"/>
              </w:rPr>
              <w:t>-0.09317285</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1224A3A" w14:textId="77777777" w:rsidR="00736E7E" w:rsidRDefault="00035BFF">
            <w:pPr>
              <w:pStyle w:val="Body"/>
              <w:spacing w:after="0" w:line="240" w:lineRule="auto"/>
              <w:jc w:val="right"/>
            </w:pPr>
            <w:r>
              <w:rPr>
                <w:sz w:val="22"/>
                <w:szCs w:val="22"/>
              </w:rPr>
              <w:t>0.168739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B868ABA"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38504D8" w14:textId="77777777" w:rsidR="00736E7E" w:rsidRDefault="00035BFF">
            <w:pPr>
              <w:pStyle w:val="Body"/>
              <w:spacing w:after="0" w:line="240" w:lineRule="auto"/>
              <w:jc w:val="right"/>
            </w:pPr>
            <w:r>
              <w:rPr>
                <w:sz w:val="22"/>
                <w:szCs w:val="22"/>
              </w:rPr>
              <w:t>-0.552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117B54C" w14:textId="77777777" w:rsidR="00736E7E" w:rsidRDefault="00035BFF">
            <w:pPr>
              <w:pStyle w:val="Body"/>
              <w:spacing w:after="0" w:line="240" w:lineRule="auto"/>
              <w:jc w:val="right"/>
            </w:pPr>
            <w:r>
              <w:rPr>
                <w:sz w:val="22"/>
                <w:szCs w:val="22"/>
              </w:rPr>
              <w:t>0.9939</w:t>
            </w:r>
          </w:p>
        </w:tc>
      </w:tr>
      <w:tr w:rsidR="00736E7E" w14:paraId="1668EE84"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96ACA7" w14:textId="77777777" w:rsidR="00736E7E" w:rsidRDefault="00035BFF">
            <w:pPr>
              <w:pStyle w:val="Body"/>
              <w:spacing w:after="0" w:line="240" w:lineRule="auto"/>
            </w:pPr>
            <w:r>
              <w:rPr>
                <w:sz w:val="22"/>
                <w:szCs w:val="22"/>
              </w:rPr>
              <w:t>burrow-road</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D6A535E" w14:textId="77777777" w:rsidR="00736E7E" w:rsidRDefault="00035BFF">
            <w:pPr>
              <w:pStyle w:val="Body"/>
              <w:spacing w:after="0" w:line="240" w:lineRule="auto"/>
              <w:jc w:val="right"/>
            </w:pPr>
            <w:r>
              <w:rPr>
                <w:sz w:val="22"/>
                <w:szCs w:val="22"/>
              </w:rPr>
              <w:t>2.45598898</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0D08AE" w14:textId="77777777" w:rsidR="00736E7E" w:rsidRDefault="00035BFF">
            <w:pPr>
              <w:pStyle w:val="Body"/>
              <w:spacing w:after="0" w:line="240" w:lineRule="auto"/>
              <w:jc w:val="right"/>
            </w:pPr>
            <w:r>
              <w:rPr>
                <w:sz w:val="22"/>
                <w:szCs w:val="22"/>
              </w:rPr>
              <w:t>0.183412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612B248"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4E6167" w14:textId="77777777" w:rsidR="00736E7E" w:rsidRDefault="00035BFF">
            <w:pPr>
              <w:pStyle w:val="Body"/>
              <w:spacing w:after="0" w:line="240" w:lineRule="auto"/>
              <w:jc w:val="right"/>
            </w:pPr>
            <w:r>
              <w:rPr>
                <w:sz w:val="22"/>
                <w:szCs w:val="22"/>
              </w:rPr>
              <w:t>13.391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7FB7FF6" w14:textId="77777777" w:rsidR="00736E7E" w:rsidRDefault="00035BFF">
            <w:pPr>
              <w:pStyle w:val="Body"/>
              <w:spacing w:after="0" w:line="240" w:lineRule="auto"/>
            </w:pPr>
            <w:r>
              <w:rPr>
                <w:sz w:val="22"/>
                <w:szCs w:val="22"/>
              </w:rPr>
              <w:t>&lt;.0001</w:t>
            </w:r>
          </w:p>
        </w:tc>
      </w:tr>
      <w:tr w:rsidR="00736E7E" w14:paraId="18FB5CCA"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292F1E1" w14:textId="77777777" w:rsidR="00736E7E" w:rsidRDefault="00035BFF">
            <w:pPr>
              <w:pStyle w:val="Body"/>
              <w:spacing w:after="0" w:line="240" w:lineRule="auto"/>
            </w:pPr>
            <w:r>
              <w:rPr>
                <w:sz w:val="22"/>
                <w:szCs w:val="22"/>
              </w:rPr>
              <w:t>burrow-shrub</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A5619DB" w14:textId="77777777" w:rsidR="00736E7E" w:rsidRDefault="00035BFF">
            <w:pPr>
              <w:pStyle w:val="Body"/>
              <w:spacing w:after="0" w:line="240" w:lineRule="auto"/>
              <w:jc w:val="right"/>
            </w:pPr>
            <w:r>
              <w:rPr>
                <w:sz w:val="22"/>
                <w:szCs w:val="22"/>
              </w:rPr>
              <w:t>0.88561374</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2ACD97" w14:textId="77777777" w:rsidR="00736E7E" w:rsidRDefault="00035BFF">
            <w:pPr>
              <w:pStyle w:val="Body"/>
              <w:spacing w:after="0" w:line="240" w:lineRule="auto"/>
              <w:jc w:val="right"/>
            </w:pPr>
            <w:r>
              <w:rPr>
                <w:sz w:val="22"/>
                <w:szCs w:val="22"/>
              </w:rPr>
              <w:t>0.081932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1DC3F6"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5F3B7B8" w14:textId="77777777" w:rsidR="00736E7E" w:rsidRDefault="00035BFF">
            <w:pPr>
              <w:pStyle w:val="Body"/>
              <w:spacing w:after="0" w:line="240" w:lineRule="auto"/>
              <w:jc w:val="right"/>
            </w:pPr>
            <w:r>
              <w:rPr>
                <w:sz w:val="22"/>
                <w:szCs w:val="22"/>
              </w:rPr>
              <w:t>10.809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DBD15A" w14:textId="77777777" w:rsidR="00736E7E" w:rsidRDefault="00035BFF">
            <w:pPr>
              <w:pStyle w:val="Body"/>
              <w:spacing w:after="0" w:line="240" w:lineRule="auto"/>
            </w:pPr>
            <w:r>
              <w:rPr>
                <w:sz w:val="22"/>
                <w:szCs w:val="22"/>
              </w:rPr>
              <w:t>&lt;.0001</w:t>
            </w:r>
          </w:p>
        </w:tc>
      </w:tr>
      <w:tr w:rsidR="00736E7E" w14:paraId="02C85079"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2364DB" w14:textId="77777777" w:rsidR="00736E7E" w:rsidRDefault="00035BFF">
            <w:pPr>
              <w:pStyle w:val="Body"/>
              <w:spacing w:after="0" w:line="240" w:lineRule="auto"/>
            </w:pPr>
            <w:r>
              <w:rPr>
                <w:sz w:val="22"/>
                <w:szCs w:val="22"/>
              </w:rPr>
              <w:t>burrow-wash</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EE11D98" w14:textId="77777777" w:rsidR="00736E7E" w:rsidRDefault="00035BFF">
            <w:pPr>
              <w:pStyle w:val="Body"/>
              <w:spacing w:after="0" w:line="240" w:lineRule="auto"/>
              <w:jc w:val="right"/>
            </w:pPr>
            <w:r>
              <w:rPr>
                <w:sz w:val="22"/>
                <w:szCs w:val="22"/>
              </w:rPr>
              <w:t>2.19755501</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D3929C3" w14:textId="77777777" w:rsidR="00736E7E" w:rsidRDefault="00035BFF">
            <w:pPr>
              <w:pStyle w:val="Body"/>
              <w:spacing w:after="0" w:line="240" w:lineRule="auto"/>
              <w:jc w:val="right"/>
            </w:pPr>
            <w:r>
              <w:rPr>
                <w:sz w:val="22"/>
                <w:szCs w:val="22"/>
              </w:rPr>
              <w:t>0.115688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503D3A3"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EDAFE16" w14:textId="77777777" w:rsidR="00736E7E" w:rsidRDefault="00035BFF">
            <w:pPr>
              <w:pStyle w:val="Body"/>
              <w:spacing w:after="0" w:line="240" w:lineRule="auto"/>
              <w:jc w:val="right"/>
            </w:pPr>
            <w:r>
              <w:rPr>
                <w:sz w:val="22"/>
                <w:szCs w:val="22"/>
              </w:rPr>
              <w:t>18.996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2528516" w14:textId="77777777" w:rsidR="00736E7E" w:rsidRDefault="00035BFF">
            <w:pPr>
              <w:pStyle w:val="Body"/>
              <w:spacing w:after="0" w:line="240" w:lineRule="auto"/>
            </w:pPr>
            <w:r>
              <w:rPr>
                <w:sz w:val="22"/>
                <w:szCs w:val="22"/>
              </w:rPr>
              <w:t>&lt;.0001</w:t>
            </w:r>
          </w:p>
        </w:tc>
      </w:tr>
      <w:tr w:rsidR="00736E7E" w14:paraId="4C161588" w14:textId="77777777">
        <w:trPr>
          <w:trHeight w:val="48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C3DD44" w14:textId="77777777" w:rsidR="00736E7E" w:rsidRDefault="00035BFF">
            <w:pPr>
              <w:pStyle w:val="Body"/>
              <w:spacing w:after="0" w:line="240" w:lineRule="auto"/>
            </w:pPr>
            <w:r>
              <w:rPr>
                <w:sz w:val="22"/>
                <w:szCs w:val="22"/>
              </w:rPr>
              <w:t>road-shrub</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A0C5318" w14:textId="77777777" w:rsidR="00736E7E" w:rsidRDefault="00035BFF">
            <w:pPr>
              <w:pStyle w:val="Body"/>
              <w:spacing w:after="0" w:line="240" w:lineRule="auto"/>
              <w:jc w:val="right"/>
            </w:pPr>
            <w:r>
              <w:rPr>
                <w:sz w:val="22"/>
                <w:szCs w:val="22"/>
              </w:rPr>
              <w:t>-1.57037523</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5DCA4F2" w14:textId="77777777" w:rsidR="00736E7E" w:rsidRDefault="00035BFF">
            <w:pPr>
              <w:pStyle w:val="Body"/>
              <w:spacing w:after="0" w:line="240" w:lineRule="auto"/>
              <w:jc w:val="right"/>
            </w:pPr>
            <w:r>
              <w:rPr>
                <w:sz w:val="22"/>
                <w:szCs w:val="22"/>
              </w:rPr>
              <w:t>0.193563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CB0C0F8"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3E79087" w14:textId="77777777" w:rsidR="00736E7E" w:rsidRDefault="00035BFF">
            <w:pPr>
              <w:pStyle w:val="Body"/>
              <w:spacing w:after="0" w:line="240" w:lineRule="auto"/>
              <w:jc w:val="right"/>
            </w:pPr>
            <w:r>
              <w:rPr>
                <w:sz w:val="22"/>
                <w:szCs w:val="22"/>
              </w:rPr>
              <w:t>-8.113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5A09237" w14:textId="77777777" w:rsidR="00736E7E" w:rsidRDefault="00035BFF">
            <w:pPr>
              <w:pStyle w:val="Body"/>
              <w:spacing w:after="0" w:line="240" w:lineRule="auto"/>
            </w:pPr>
            <w:r>
              <w:rPr>
                <w:sz w:val="22"/>
                <w:szCs w:val="22"/>
              </w:rPr>
              <w:t>&lt;.0001</w:t>
            </w:r>
          </w:p>
        </w:tc>
      </w:tr>
      <w:tr w:rsidR="00736E7E" w14:paraId="6125FA51" w14:textId="77777777">
        <w:trPr>
          <w:trHeight w:val="48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644DC2D" w14:textId="77777777" w:rsidR="00736E7E" w:rsidRDefault="00035BFF">
            <w:pPr>
              <w:pStyle w:val="Body"/>
              <w:spacing w:after="0" w:line="240" w:lineRule="auto"/>
            </w:pPr>
            <w:r>
              <w:rPr>
                <w:sz w:val="22"/>
                <w:szCs w:val="22"/>
              </w:rPr>
              <w:t>road-wash</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ABF4EB1" w14:textId="77777777" w:rsidR="00736E7E" w:rsidRDefault="00035BFF">
            <w:pPr>
              <w:pStyle w:val="Body"/>
              <w:spacing w:after="0" w:line="240" w:lineRule="auto"/>
              <w:jc w:val="right"/>
            </w:pPr>
            <w:r>
              <w:rPr>
                <w:sz w:val="22"/>
                <w:szCs w:val="22"/>
              </w:rPr>
              <w:t>-0.25843397</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83A9373" w14:textId="77777777" w:rsidR="00736E7E" w:rsidRDefault="00035BFF">
            <w:pPr>
              <w:pStyle w:val="Body"/>
              <w:spacing w:after="0" w:line="240" w:lineRule="auto"/>
              <w:jc w:val="right"/>
            </w:pPr>
            <w:r>
              <w:rPr>
                <w:sz w:val="22"/>
                <w:szCs w:val="22"/>
              </w:rPr>
              <w:t>0.210089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3770A1"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BE89FC2" w14:textId="77777777" w:rsidR="00736E7E" w:rsidRDefault="00035BFF">
            <w:pPr>
              <w:pStyle w:val="Body"/>
              <w:spacing w:after="0" w:line="240" w:lineRule="auto"/>
              <w:jc w:val="right"/>
            </w:pPr>
            <w:r>
              <w:rPr>
                <w:sz w:val="22"/>
                <w:szCs w:val="22"/>
              </w:rPr>
              <w:t>-1.23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645DC6D" w14:textId="77777777" w:rsidR="00736E7E" w:rsidRDefault="00035BFF">
            <w:pPr>
              <w:pStyle w:val="Body"/>
              <w:spacing w:after="0" w:line="240" w:lineRule="auto"/>
              <w:jc w:val="right"/>
            </w:pPr>
            <w:r>
              <w:rPr>
                <w:sz w:val="22"/>
                <w:szCs w:val="22"/>
              </w:rPr>
              <w:t>0.8222</w:t>
            </w:r>
          </w:p>
        </w:tc>
      </w:tr>
      <w:tr w:rsidR="00736E7E" w14:paraId="61EB49E2" w14:textId="77777777">
        <w:trPr>
          <w:trHeight w:val="241"/>
        </w:trPr>
        <w:tc>
          <w:tcPr>
            <w:tcW w:w="31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900E286" w14:textId="77777777" w:rsidR="00736E7E" w:rsidRDefault="00035BFF">
            <w:pPr>
              <w:pStyle w:val="Body"/>
              <w:spacing w:after="0" w:line="240" w:lineRule="auto"/>
            </w:pPr>
            <w:r>
              <w:rPr>
                <w:sz w:val="22"/>
                <w:szCs w:val="22"/>
              </w:rPr>
              <w:lastRenderedPageBreak/>
              <w:t>shrub-wash</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1FEF424" w14:textId="77777777" w:rsidR="00736E7E" w:rsidRDefault="00035BFF">
            <w:pPr>
              <w:pStyle w:val="Body"/>
              <w:spacing w:after="0" w:line="240" w:lineRule="auto"/>
              <w:jc w:val="right"/>
            </w:pPr>
            <w:r>
              <w:rPr>
                <w:sz w:val="22"/>
                <w:szCs w:val="22"/>
              </w:rPr>
              <w:t>1.31194127</w:t>
            </w:r>
          </w:p>
        </w:tc>
        <w:tc>
          <w:tcPr>
            <w:tcW w:w="10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CE8CB2B" w14:textId="77777777" w:rsidR="00736E7E" w:rsidRDefault="00035BFF">
            <w:pPr>
              <w:pStyle w:val="Body"/>
              <w:spacing w:after="0" w:line="240" w:lineRule="auto"/>
              <w:jc w:val="right"/>
            </w:pPr>
            <w:r>
              <w:rPr>
                <w:sz w:val="22"/>
                <w:szCs w:val="22"/>
              </w:rPr>
              <w:t>0.131188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C6EC0A"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F5A2E0C" w14:textId="77777777" w:rsidR="00736E7E" w:rsidRDefault="00035BFF">
            <w:pPr>
              <w:pStyle w:val="Body"/>
              <w:spacing w:after="0" w:line="240" w:lineRule="auto"/>
              <w:jc w:val="right"/>
            </w:pPr>
            <w:r>
              <w:rPr>
                <w:sz w:val="22"/>
                <w:szCs w:val="22"/>
              </w:rPr>
              <w:t>10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1A56A49" w14:textId="77777777" w:rsidR="00736E7E" w:rsidRDefault="00035BFF">
            <w:pPr>
              <w:pStyle w:val="Body"/>
              <w:spacing w:after="0" w:line="240" w:lineRule="auto"/>
            </w:pPr>
            <w:r>
              <w:rPr>
                <w:sz w:val="22"/>
                <w:szCs w:val="22"/>
              </w:rPr>
              <w:t>&lt;.0001</w:t>
            </w:r>
          </w:p>
        </w:tc>
      </w:tr>
    </w:tbl>
    <w:p w14:paraId="1A7E5B5D" w14:textId="77777777" w:rsidR="00736E7E" w:rsidRDefault="00736E7E">
      <w:pPr>
        <w:pStyle w:val="Body"/>
        <w:widowControl w:val="0"/>
        <w:spacing w:line="240" w:lineRule="auto"/>
        <w:rPr>
          <w:sz w:val="22"/>
          <w:szCs w:val="22"/>
        </w:rPr>
      </w:pPr>
    </w:p>
    <w:p w14:paraId="7C83C6B7" w14:textId="77777777" w:rsidR="00736E7E" w:rsidRDefault="00736E7E">
      <w:pPr>
        <w:pStyle w:val="Body"/>
        <w:rPr>
          <w:sz w:val="22"/>
          <w:szCs w:val="22"/>
        </w:rPr>
      </w:pPr>
    </w:p>
    <w:p w14:paraId="666B42B4" w14:textId="77777777" w:rsidR="00736E7E" w:rsidRDefault="00736E7E">
      <w:pPr>
        <w:pStyle w:val="Body"/>
        <w:rPr>
          <w:sz w:val="22"/>
          <w:szCs w:val="22"/>
        </w:rPr>
      </w:pPr>
    </w:p>
    <w:p w14:paraId="3BEAE6B5" w14:textId="77777777" w:rsidR="00736E7E" w:rsidRDefault="00035BFF">
      <w:pPr>
        <w:pStyle w:val="Body"/>
        <w:spacing w:after="160" w:line="259" w:lineRule="auto"/>
      </w:pPr>
      <w:r>
        <w:rPr>
          <w:rFonts w:ascii="Arial Unicode MS" w:hAnsi="Arial Unicode MS"/>
          <w:sz w:val="22"/>
          <w:szCs w:val="22"/>
        </w:rPr>
        <w:br w:type="page"/>
      </w:r>
    </w:p>
    <w:p w14:paraId="3DA17623" w14:textId="77777777" w:rsidR="00736E7E" w:rsidRDefault="00035BFF">
      <w:pPr>
        <w:pStyle w:val="Body"/>
        <w:rPr>
          <w:sz w:val="22"/>
          <w:szCs w:val="22"/>
        </w:rPr>
      </w:pPr>
      <w:r>
        <w:rPr>
          <w:b/>
          <w:bCs/>
          <w:sz w:val="22"/>
          <w:szCs w:val="22"/>
        </w:rPr>
        <w:lastRenderedPageBreak/>
        <w:t>Table 3</w:t>
      </w:r>
      <w:r>
        <w:rPr>
          <w:sz w:val="22"/>
          <w:szCs w:val="22"/>
        </w:rPr>
        <w:t>: Multinomial logistic regression for behavior observations.</w:t>
      </w:r>
    </w:p>
    <w:tbl>
      <w:tblPr>
        <w:tblW w:w="822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379"/>
        <w:gridCol w:w="678"/>
        <w:gridCol w:w="1122"/>
        <w:gridCol w:w="725"/>
        <w:gridCol w:w="525"/>
        <w:gridCol w:w="1360"/>
        <w:gridCol w:w="2440"/>
      </w:tblGrid>
      <w:tr w:rsidR="00736E7E" w14:paraId="655E24D0" w14:textId="77777777">
        <w:trPr>
          <w:trHeight w:val="280"/>
        </w:trPr>
        <w:tc>
          <w:tcPr>
            <w:tcW w:w="1379" w:type="dxa"/>
            <w:tcBorders>
              <w:top w:val="nil"/>
              <w:left w:val="nil"/>
              <w:bottom w:val="nil"/>
              <w:right w:val="nil"/>
            </w:tcBorders>
            <w:shd w:val="clear" w:color="auto" w:fill="auto"/>
            <w:tcMar>
              <w:top w:w="80" w:type="dxa"/>
              <w:left w:w="80" w:type="dxa"/>
              <w:bottom w:w="80" w:type="dxa"/>
              <w:right w:w="80" w:type="dxa"/>
            </w:tcMar>
            <w:vAlign w:val="bottom"/>
          </w:tcPr>
          <w:p w14:paraId="763DE205" w14:textId="77777777" w:rsidR="00736E7E" w:rsidRDefault="00736E7E"/>
        </w:tc>
        <w:tc>
          <w:tcPr>
            <w:tcW w:w="2525" w:type="dxa"/>
            <w:gridSpan w:val="3"/>
            <w:tcBorders>
              <w:top w:val="nil"/>
              <w:left w:val="nil"/>
              <w:bottom w:val="nil"/>
              <w:right w:val="nil"/>
            </w:tcBorders>
            <w:shd w:val="clear" w:color="auto" w:fill="auto"/>
            <w:tcMar>
              <w:top w:w="80" w:type="dxa"/>
              <w:left w:w="80" w:type="dxa"/>
              <w:bottom w:w="80" w:type="dxa"/>
              <w:right w:w="80" w:type="dxa"/>
            </w:tcMar>
            <w:vAlign w:val="bottom"/>
          </w:tcPr>
          <w:p w14:paraId="3F14DAB2" w14:textId="77777777" w:rsidR="00736E7E" w:rsidRDefault="00736E7E"/>
        </w:tc>
        <w:tc>
          <w:tcPr>
            <w:tcW w:w="4325" w:type="dxa"/>
            <w:gridSpan w:val="3"/>
            <w:tcBorders>
              <w:top w:val="nil"/>
              <w:left w:val="nil"/>
              <w:bottom w:val="single" w:sz="4" w:space="0" w:color="000000"/>
              <w:right w:val="nil"/>
            </w:tcBorders>
            <w:shd w:val="clear" w:color="auto" w:fill="auto"/>
            <w:tcMar>
              <w:top w:w="80" w:type="dxa"/>
              <w:left w:w="80" w:type="dxa"/>
              <w:bottom w:w="80" w:type="dxa"/>
              <w:right w:w="80" w:type="dxa"/>
            </w:tcMar>
          </w:tcPr>
          <w:p w14:paraId="1E16A254" w14:textId="77777777" w:rsidR="00736E7E" w:rsidRDefault="00736E7E"/>
        </w:tc>
      </w:tr>
      <w:tr w:rsidR="00736E7E" w14:paraId="5A542433" w14:textId="77777777">
        <w:trPr>
          <w:trHeight w:val="246"/>
        </w:trPr>
        <w:tc>
          <w:tcPr>
            <w:tcW w:w="2057" w:type="dxa"/>
            <w:gridSpan w:val="2"/>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bottom"/>
          </w:tcPr>
          <w:p w14:paraId="67B73785" w14:textId="77777777" w:rsidR="00736E7E" w:rsidRDefault="00736E7E"/>
        </w:tc>
        <w:tc>
          <w:tcPr>
            <w:tcW w:w="2372"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AD9E219" w14:textId="77777777" w:rsidR="00736E7E" w:rsidRDefault="00035BFF">
            <w:pPr>
              <w:pStyle w:val="Body"/>
              <w:spacing w:after="0" w:line="240" w:lineRule="auto"/>
              <w:jc w:val="center"/>
            </w:pPr>
            <w:proofErr w:type="spellStart"/>
            <w:r>
              <w:rPr>
                <w:sz w:val="22"/>
                <w:szCs w:val="22"/>
              </w:rPr>
              <w:t>mesohabitatshrub</w:t>
            </w:r>
            <w:proofErr w:type="spellEnd"/>
          </w:p>
        </w:tc>
        <w:tc>
          <w:tcPr>
            <w:tcW w:w="380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C3D1CB" w14:textId="77777777" w:rsidR="00736E7E" w:rsidRDefault="00035BFF">
            <w:pPr>
              <w:pStyle w:val="Body"/>
              <w:spacing w:after="0" w:line="240" w:lineRule="auto"/>
              <w:jc w:val="center"/>
            </w:pPr>
            <w:proofErr w:type="spellStart"/>
            <w:r>
              <w:rPr>
                <w:sz w:val="22"/>
                <w:szCs w:val="22"/>
              </w:rPr>
              <w:t>Time.class</w:t>
            </w:r>
            <w:proofErr w:type="spellEnd"/>
          </w:p>
        </w:tc>
      </w:tr>
      <w:tr w:rsidR="00736E7E" w14:paraId="6783BB63" w14:textId="77777777">
        <w:trPr>
          <w:trHeight w:val="241"/>
        </w:trPr>
        <w:tc>
          <w:tcPr>
            <w:tcW w:w="205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8FD8EFE" w14:textId="77777777" w:rsidR="00736E7E" w:rsidRDefault="00035BFF">
            <w:pPr>
              <w:pStyle w:val="Body"/>
              <w:spacing w:after="0" w:line="240" w:lineRule="auto"/>
            </w:pPr>
            <w:r>
              <w:rPr>
                <w:sz w:val="22"/>
                <w:szCs w:val="22"/>
              </w:rPr>
              <w:t>Factor</w:t>
            </w:r>
          </w:p>
        </w:tc>
        <w:tc>
          <w:tcPr>
            <w:tcW w:w="1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26397A3" w14:textId="77777777" w:rsidR="00736E7E" w:rsidRDefault="00035BFF">
            <w:pPr>
              <w:pStyle w:val="Body"/>
              <w:spacing w:after="0" w:line="240" w:lineRule="auto"/>
            </w:pPr>
            <w:r>
              <w:rPr>
                <w:sz w:val="22"/>
                <w:szCs w:val="22"/>
              </w:rPr>
              <w:t xml:space="preserve">z </w:t>
            </w:r>
          </w:p>
        </w:tc>
        <w:tc>
          <w:tcPr>
            <w:tcW w:w="12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1BD419A" w14:textId="77777777" w:rsidR="00736E7E" w:rsidRDefault="00035BFF">
            <w:pPr>
              <w:pStyle w:val="Body"/>
              <w:spacing w:after="0" w:line="240" w:lineRule="auto"/>
            </w:pPr>
            <w:r>
              <w:rPr>
                <w:sz w:val="22"/>
                <w:szCs w:val="22"/>
              </w:rPr>
              <w:t>P-value</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48A6E4F" w14:textId="77777777" w:rsidR="00736E7E" w:rsidRDefault="00035BFF">
            <w:pPr>
              <w:pStyle w:val="Body"/>
              <w:spacing w:after="0" w:line="240" w:lineRule="auto"/>
            </w:pPr>
            <w:r>
              <w:rPr>
                <w:sz w:val="22"/>
                <w:szCs w:val="22"/>
              </w:rPr>
              <w:t xml:space="preserve">z </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DB6C3D5" w14:textId="77777777" w:rsidR="00736E7E" w:rsidRDefault="00035BFF">
            <w:pPr>
              <w:pStyle w:val="Body"/>
              <w:spacing w:after="0" w:line="240" w:lineRule="auto"/>
            </w:pPr>
            <w:r>
              <w:rPr>
                <w:sz w:val="22"/>
                <w:szCs w:val="22"/>
              </w:rPr>
              <w:t>P-value</w:t>
            </w:r>
          </w:p>
        </w:tc>
      </w:tr>
      <w:tr w:rsidR="00736E7E" w14:paraId="49D14CE0" w14:textId="77777777">
        <w:trPr>
          <w:trHeight w:val="241"/>
        </w:trPr>
        <w:tc>
          <w:tcPr>
            <w:tcW w:w="205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3B8AC4B" w14:textId="77777777" w:rsidR="00736E7E" w:rsidRDefault="00035BFF">
            <w:pPr>
              <w:pStyle w:val="Body"/>
              <w:spacing w:after="0" w:line="240" w:lineRule="auto"/>
            </w:pPr>
            <w:proofErr w:type="spellStart"/>
            <w:r>
              <w:rPr>
                <w:sz w:val="22"/>
                <w:szCs w:val="22"/>
              </w:rPr>
              <w:t>avoiding.predators</w:t>
            </w:r>
            <w:proofErr w:type="spellEnd"/>
          </w:p>
        </w:tc>
        <w:tc>
          <w:tcPr>
            <w:tcW w:w="1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EB67F3B" w14:textId="77777777" w:rsidR="00736E7E" w:rsidRDefault="00035BFF">
            <w:pPr>
              <w:pStyle w:val="Body"/>
              <w:spacing w:after="0" w:line="240" w:lineRule="auto"/>
              <w:jc w:val="right"/>
            </w:pPr>
            <w:r>
              <w:rPr>
                <w:sz w:val="22"/>
                <w:szCs w:val="22"/>
              </w:rPr>
              <w:t>6.61E+01</w:t>
            </w:r>
          </w:p>
        </w:tc>
        <w:tc>
          <w:tcPr>
            <w:tcW w:w="12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A3BC6EF" w14:textId="77777777" w:rsidR="00736E7E" w:rsidRDefault="00035BFF">
            <w:pPr>
              <w:pStyle w:val="Body"/>
              <w:spacing w:after="0" w:line="240" w:lineRule="auto"/>
              <w:jc w:val="right"/>
            </w:pPr>
            <w:r>
              <w:rPr>
                <w:sz w:val="22"/>
                <w:szCs w:val="22"/>
              </w:rPr>
              <w:t>&lt;0.0001</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24BAA1F" w14:textId="77777777" w:rsidR="00736E7E" w:rsidRDefault="00035BFF">
            <w:pPr>
              <w:pStyle w:val="Body"/>
              <w:spacing w:after="0" w:line="240" w:lineRule="auto"/>
              <w:jc w:val="right"/>
            </w:pPr>
            <w:r>
              <w:rPr>
                <w:sz w:val="22"/>
                <w:szCs w:val="22"/>
              </w:rPr>
              <w:t>4.60E+07</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BCA454B" w14:textId="77777777" w:rsidR="00736E7E" w:rsidRDefault="00035BFF">
            <w:pPr>
              <w:pStyle w:val="Body"/>
              <w:spacing w:after="0" w:line="240" w:lineRule="auto"/>
              <w:jc w:val="right"/>
            </w:pPr>
            <w:r>
              <w:rPr>
                <w:sz w:val="22"/>
                <w:szCs w:val="22"/>
              </w:rPr>
              <w:t>&lt;0.0001</w:t>
            </w:r>
          </w:p>
        </w:tc>
      </w:tr>
      <w:tr w:rsidR="00736E7E" w14:paraId="55774431" w14:textId="77777777">
        <w:trPr>
          <w:trHeight w:val="241"/>
        </w:trPr>
        <w:tc>
          <w:tcPr>
            <w:tcW w:w="205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D7F0650" w14:textId="77777777" w:rsidR="00736E7E" w:rsidRDefault="00035BFF">
            <w:pPr>
              <w:pStyle w:val="Body"/>
              <w:spacing w:after="0" w:line="240" w:lineRule="auto"/>
            </w:pPr>
            <w:r>
              <w:rPr>
                <w:sz w:val="22"/>
                <w:szCs w:val="22"/>
              </w:rPr>
              <w:t>burrowing</w:t>
            </w:r>
          </w:p>
        </w:tc>
        <w:tc>
          <w:tcPr>
            <w:tcW w:w="1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D221C35" w14:textId="77777777" w:rsidR="00736E7E" w:rsidRDefault="00035BFF">
            <w:pPr>
              <w:pStyle w:val="Body"/>
              <w:spacing w:after="0" w:line="240" w:lineRule="auto"/>
              <w:jc w:val="right"/>
            </w:pPr>
            <w:r>
              <w:rPr>
                <w:sz w:val="22"/>
                <w:szCs w:val="22"/>
              </w:rPr>
              <w:t>-1.88E+07</w:t>
            </w:r>
          </w:p>
        </w:tc>
        <w:tc>
          <w:tcPr>
            <w:tcW w:w="12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0A0DB84" w14:textId="77777777" w:rsidR="00736E7E" w:rsidRDefault="00035BFF">
            <w:pPr>
              <w:pStyle w:val="Body"/>
              <w:spacing w:after="0" w:line="240" w:lineRule="auto"/>
              <w:jc w:val="right"/>
            </w:pPr>
            <w:r>
              <w:rPr>
                <w:sz w:val="22"/>
                <w:szCs w:val="22"/>
              </w:rPr>
              <w:t>&lt;0.0001</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61254FB" w14:textId="77777777" w:rsidR="00736E7E" w:rsidRDefault="00035BFF">
            <w:pPr>
              <w:pStyle w:val="Body"/>
              <w:spacing w:after="0" w:line="240" w:lineRule="auto"/>
              <w:jc w:val="right"/>
            </w:pPr>
            <w:r>
              <w:rPr>
                <w:sz w:val="22"/>
                <w:szCs w:val="22"/>
              </w:rPr>
              <w:t>2.71E+01</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8530F1A" w14:textId="77777777" w:rsidR="00736E7E" w:rsidRDefault="00035BFF">
            <w:pPr>
              <w:pStyle w:val="Body"/>
              <w:spacing w:after="0" w:line="240" w:lineRule="auto"/>
              <w:jc w:val="right"/>
            </w:pPr>
            <w:r>
              <w:rPr>
                <w:sz w:val="22"/>
                <w:szCs w:val="22"/>
              </w:rPr>
              <w:t>&lt;0.0001</w:t>
            </w:r>
          </w:p>
        </w:tc>
      </w:tr>
      <w:tr w:rsidR="00736E7E" w14:paraId="119EA64B" w14:textId="77777777">
        <w:trPr>
          <w:trHeight w:val="241"/>
        </w:trPr>
        <w:tc>
          <w:tcPr>
            <w:tcW w:w="205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B7FED48" w14:textId="77777777" w:rsidR="00736E7E" w:rsidRDefault="00035BFF">
            <w:pPr>
              <w:pStyle w:val="Body"/>
              <w:spacing w:after="0" w:line="240" w:lineRule="auto"/>
            </w:pPr>
            <w:r>
              <w:rPr>
                <w:sz w:val="22"/>
                <w:szCs w:val="22"/>
              </w:rPr>
              <w:t>cooling</w:t>
            </w:r>
          </w:p>
        </w:tc>
        <w:tc>
          <w:tcPr>
            <w:tcW w:w="1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5BEC90F" w14:textId="77777777" w:rsidR="00736E7E" w:rsidRDefault="00035BFF">
            <w:pPr>
              <w:pStyle w:val="Body"/>
              <w:spacing w:after="0" w:line="240" w:lineRule="auto"/>
              <w:jc w:val="right"/>
            </w:pPr>
            <w:r>
              <w:rPr>
                <w:sz w:val="22"/>
                <w:szCs w:val="22"/>
              </w:rPr>
              <w:t>8.80E+00</w:t>
            </w:r>
          </w:p>
        </w:tc>
        <w:tc>
          <w:tcPr>
            <w:tcW w:w="12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341F7D" w14:textId="77777777" w:rsidR="00736E7E" w:rsidRDefault="00035BFF">
            <w:pPr>
              <w:pStyle w:val="Body"/>
              <w:spacing w:after="0" w:line="240" w:lineRule="auto"/>
              <w:jc w:val="right"/>
            </w:pPr>
            <w:r>
              <w:rPr>
                <w:sz w:val="22"/>
                <w:szCs w:val="22"/>
              </w:rPr>
              <w:t>&lt;0.0001</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1A8CC7C" w14:textId="77777777" w:rsidR="00736E7E" w:rsidRDefault="00035BFF">
            <w:pPr>
              <w:pStyle w:val="Body"/>
              <w:spacing w:after="0" w:line="240" w:lineRule="auto"/>
              <w:jc w:val="right"/>
            </w:pPr>
            <w:r>
              <w:rPr>
                <w:sz w:val="22"/>
                <w:szCs w:val="22"/>
              </w:rPr>
              <w:t>1.65E+00</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B9953A" w14:textId="77777777" w:rsidR="00736E7E" w:rsidRDefault="00035BFF">
            <w:pPr>
              <w:pStyle w:val="Body"/>
              <w:spacing w:after="0" w:line="240" w:lineRule="auto"/>
              <w:jc w:val="right"/>
            </w:pPr>
            <w:r>
              <w:rPr>
                <w:sz w:val="22"/>
                <w:szCs w:val="22"/>
              </w:rPr>
              <w:t>9.91E-02</w:t>
            </w:r>
          </w:p>
        </w:tc>
      </w:tr>
      <w:tr w:rsidR="00736E7E" w14:paraId="3CF7D66A" w14:textId="77777777">
        <w:trPr>
          <w:trHeight w:val="241"/>
        </w:trPr>
        <w:tc>
          <w:tcPr>
            <w:tcW w:w="205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5E4505" w14:textId="77777777" w:rsidR="00736E7E" w:rsidRDefault="00035BFF">
            <w:pPr>
              <w:pStyle w:val="Body"/>
              <w:spacing w:after="0" w:line="240" w:lineRule="auto"/>
            </w:pPr>
            <w:r>
              <w:rPr>
                <w:sz w:val="22"/>
                <w:szCs w:val="22"/>
              </w:rPr>
              <w:t>hunting</w:t>
            </w:r>
          </w:p>
        </w:tc>
        <w:tc>
          <w:tcPr>
            <w:tcW w:w="1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18A8604" w14:textId="77777777" w:rsidR="00736E7E" w:rsidRDefault="00035BFF">
            <w:pPr>
              <w:pStyle w:val="Body"/>
              <w:spacing w:after="0" w:line="240" w:lineRule="auto"/>
              <w:jc w:val="right"/>
            </w:pPr>
            <w:r>
              <w:rPr>
                <w:sz w:val="22"/>
                <w:szCs w:val="22"/>
              </w:rPr>
              <w:t>8.27E-01</w:t>
            </w:r>
          </w:p>
        </w:tc>
        <w:tc>
          <w:tcPr>
            <w:tcW w:w="12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A441FF1" w14:textId="77777777" w:rsidR="00736E7E" w:rsidRDefault="00035BFF">
            <w:pPr>
              <w:pStyle w:val="Body"/>
              <w:spacing w:after="0" w:line="240" w:lineRule="auto"/>
              <w:jc w:val="right"/>
            </w:pPr>
            <w:r>
              <w:rPr>
                <w:sz w:val="22"/>
                <w:szCs w:val="22"/>
              </w:rPr>
              <w:t>0.4084232</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28A4E3F" w14:textId="77777777" w:rsidR="00736E7E" w:rsidRDefault="00035BFF">
            <w:pPr>
              <w:pStyle w:val="Body"/>
              <w:spacing w:after="0" w:line="240" w:lineRule="auto"/>
              <w:jc w:val="right"/>
            </w:pPr>
            <w:r>
              <w:rPr>
                <w:sz w:val="22"/>
                <w:szCs w:val="22"/>
              </w:rPr>
              <w:t>-1.94E+00</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E89DBA" w14:textId="77777777" w:rsidR="00736E7E" w:rsidRDefault="00035BFF">
            <w:pPr>
              <w:pStyle w:val="Body"/>
              <w:spacing w:after="0" w:line="240" w:lineRule="auto"/>
              <w:jc w:val="right"/>
            </w:pPr>
            <w:r>
              <w:rPr>
                <w:sz w:val="22"/>
                <w:szCs w:val="22"/>
              </w:rPr>
              <w:t>5.23E-02</w:t>
            </w:r>
          </w:p>
        </w:tc>
      </w:tr>
      <w:tr w:rsidR="00736E7E" w14:paraId="09F8438E" w14:textId="77777777">
        <w:trPr>
          <w:trHeight w:val="241"/>
        </w:trPr>
        <w:tc>
          <w:tcPr>
            <w:tcW w:w="205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AE98571" w14:textId="77777777" w:rsidR="00736E7E" w:rsidRDefault="00035BFF">
            <w:pPr>
              <w:pStyle w:val="Body"/>
              <w:spacing w:after="0" w:line="240" w:lineRule="auto"/>
            </w:pPr>
            <w:r>
              <w:rPr>
                <w:sz w:val="22"/>
                <w:szCs w:val="22"/>
              </w:rPr>
              <w:t>interacting</w:t>
            </w:r>
          </w:p>
        </w:tc>
        <w:tc>
          <w:tcPr>
            <w:tcW w:w="1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BB0E6DD" w14:textId="77777777" w:rsidR="00736E7E" w:rsidRDefault="00035BFF">
            <w:pPr>
              <w:pStyle w:val="Body"/>
              <w:spacing w:after="0" w:line="240" w:lineRule="auto"/>
              <w:jc w:val="right"/>
            </w:pPr>
            <w:r>
              <w:rPr>
                <w:sz w:val="22"/>
                <w:szCs w:val="22"/>
              </w:rPr>
              <w:t>-1.74E+01</w:t>
            </w:r>
          </w:p>
        </w:tc>
        <w:tc>
          <w:tcPr>
            <w:tcW w:w="12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C958993" w14:textId="77777777" w:rsidR="00736E7E" w:rsidRDefault="00035BFF">
            <w:pPr>
              <w:pStyle w:val="Body"/>
              <w:spacing w:after="0" w:line="240" w:lineRule="auto"/>
              <w:jc w:val="right"/>
            </w:pPr>
            <w:r>
              <w:rPr>
                <w:sz w:val="22"/>
                <w:szCs w:val="22"/>
              </w:rPr>
              <w:t>&lt;0.0001</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FCB8559" w14:textId="77777777" w:rsidR="00736E7E" w:rsidRDefault="00035BFF">
            <w:pPr>
              <w:pStyle w:val="Body"/>
              <w:spacing w:after="0" w:line="240" w:lineRule="auto"/>
              <w:jc w:val="right"/>
            </w:pPr>
            <w:r>
              <w:rPr>
                <w:sz w:val="22"/>
                <w:szCs w:val="22"/>
              </w:rPr>
              <w:t>-8.19E-01</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DC782F9" w14:textId="77777777" w:rsidR="00736E7E" w:rsidRDefault="00035BFF">
            <w:pPr>
              <w:pStyle w:val="Body"/>
              <w:spacing w:after="0" w:line="240" w:lineRule="auto"/>
              <w:jc w:val="right"/>
            </w:pPr>
            <w:r>
              <w:rPr>
                <w:sz w:val="22"/>
                <w:szCs w:val="22"/>
              </w:rPr>
              <w:t>4.13E-01</w:t>
            </w:r>
          </w:p>
        </w:tc>
      </w:tr>
      <w:tr w:rsidR="00736E7E" w14:paraId="07A2902C" w14:textId="77777777">
        <w:trPr>
          <w:trHeight w:val="241"/>
        </w:trPr>
        <w:tc>
          <w:tcPr>
            <w:tcW w:w="205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44461CD" w14:textId="77777777" w:rsidR="00736E7E" w:rsidRDefault="00035BFF">
            <w:pPr>
              <w:pStyle w:val="Body"/>
              <w:spacing w:after="0" w:line="240" w:lineRule="auto"/>
            </w:pPr>
            <w:r>
              <w:rPr>
                <w:sz w:val="22"/>
                <w:szCs w:val="22"/>
              </w:rPr>
              <w:t>observing</w:t>
            </w:r>
          </w:p>
        </w:tc>
        <w:tc>
          <w:tcPr>
            <w:tcW w:w="1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E68A654" w14:textId="77777777" w:rsidR="00736E7E" w:rsidRDefault="00035BFF">
            <w:pPr>
              <w:pStyle w:val="Body"/>
              <w:spacing w:after="0" w:line="240" w:lineRule="auto"/>
              <w:jc w:val="right"/>
            </w:pPr>
            <w:r>
              <w:rPr>
                <w:sz w:val="22"/>
                <w:szCs w:val="22"/>
              </w:rPr>
              <w:t>1.14E+00</w:t>
            </w:r>
          </w:p>
        </w:tc>
        <w:tc>
          <w:tcPr>
            <w:tcW w:w="12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FC1A87A" w14:textId="77777777" w:rsidR="00736E7E" w:rsidRDefault="00035BFF">
            <w:pPr>
              <w:pStyle w:val="Body"/>
              <w:spacing w:after="0" w:line="240" w:lineRule="auto"/>
              <w:jc w:val="right"/>
            </w:pPr>
            <w:r>
              <w:rPr>
                <w:sz w:val="22"/>
                <w:szCs w:val="22"/>
              </w:rPr>
              <w:t>0.2534383</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369207F" w14:textId="77777777" w:rsidR="00736E7E" w:rsidRDefault="00035BFF">
            <w:pPr>
              <w:pStyle w:val="Body"/>
              <w:spacing w:after="0" w:line="240" w:lineRule="auto"/>
              <w:jc w:val="right"/>
            </w:pPr>
            <w:r>
              <w:rPr>
                <w:sz w:val="22"/>
                <w:szCs w:val="22"/>
              </w:rPr>
              <w:t>-8.04E-01</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310693F" w14:textId="77777777" w:rsidR="00736E7E" w:rsidRDefault="00035BFF">
            <w:pPr>
              <w:pStyle w:val="Body"/>
              <w:spacing w:after="0" w:line="240" w:lineRule="auto"/>
              <w:jc w:val="right"/>
            </w:pPr>
            <w:r>
              <w:rPr>
                <w:sz w:val="22"/>
                <w:szCs w:val="22"/>
              </w:rPr>
              <w:t>4.21E-01</w:t>
            </w:r>
          </w:p>
        </w:tc>
      </w:tr>
      <w:tr w:rsidR="00736E7E" w14:paraId="15A310BA" w14:textId="77777777">
        <w:trPr>
          <w:trHeight w:val="241"/>
        </w:trPr>
        <w:tc>
          <w:tcPr>
            <w:tcW w:w="205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281AC40" w14:textId="77777777" w:rsidR="00736E7E" w:rsidRDefault="00035BFF">
            <w:pPr>
              <w:pStyle w:val="Body"/>
              <w:spacing w:after="0" w:line="240" w:lineRule="auto"/>
            </w:pPr>
            <w:r>
              <w:rPr>
                <w:sz w:val="22"/>
                <w:szCs w:val="22"/>
              </w:rPr>
              <w:t>sunning</w:t>
            </w:r>
          </w:p>
        </w:tc>
        <w:tc>
          <w:tcPr>
            <w:tcW w:w="11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3B9B292" w14:textId="77777777" w:rsidR="00736E7E" w:rsidRDefault="00035BFF">
            <w:pPr>
              <w:pStyle w:val="Body"/>
              <w:spacing w:after="0" w:line="240" w:lineRule="auto"/>
              <w:jc w:val="right"/>
            </w:pPr>
            <w:r>
              <w:rPr>
                <w:sz w:val="22"/>
                <w:szCs w:val="22"/>
              </w:rPr>
              <w:t>6.02E-01</w:t>
            </w:r>
          </w:p>
        </w:tc>
        <w:tc>
          <w:tcPr>
            <w:tcW w:w="125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046208" w14:textId="77777777" w:rsidR="00736E7E" w:rsidRDefault="00035BFF">
            <w:pPr>
              <w:pStyle w:val="Body"/>
              <w:spacing w:after="0" w:line="240" w:lineRule="auto"/>
              <w:jc w:val="right"/>
            </w:pPr>
            <w:r>
              <w:rPr>
                <w:sz w:val="22"/>
                <w:szCs w:val="22"/>
              </w:rPr>
              <w:t>0.5468632</w:t>
            </w:r>
          </w:p>
        </w:tc>
        <w:tc>
          <w:tcPr>
            <w:tcW w:w="13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131B954" w14:textId="77777777" w:rsidR="00736E7E" w:rsidRDefault="00035BFF">
            <w:pPr>
              <w:pStyle w:val="Body"/>
              <w:spacing w:after="0" w:line="240" w:lineRule="auto"/>
              <w:jc w:val="right"/>
            </w:pPr>
            <w:r>
              <w:rPr>
                <w:sz w:val="22"/>
                <w:szCs w:val="22"/>
              </w:rPr>
              <w:t>-6.51E+00</w:t>
            </w:r>
          </w:p>
        </w:tc>
        <w:tc>
          <w:tcPr>
            <w:tcW w:w="24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B9F9EFC" w14:textId="77777777" w:rsidR="00736E7E" w:rsidRDefault="00035BFF">
            <w:pPr>
              <w:pStyle w:val="Body"/>
              <w:spacing w:after="0" w:line="240" w:lineRule="auto"/>
              <w:jc w:val="right"/>
            </w:pPr>
            <w:r>
              <w:rPr>
                <w:sz w:val="22"/>
                <w:szCs w:val="22"/>
              </w:rPr>
              <w:t>7.67E-11</w:t>
            </w:r>
          </w:p>
        </w:tc>
      </w:tr>
    </w:tbl>
    <w:p w14:paraId="2BC5679E" w14:textId="77777777" w:rsidR="00736E7E" w:rsidRDefault="00736E7E">
      <w:pPr>
        <w:pStyle w:val="Body"/>
        <w:widowControl w:val="0"/>
        <w:spacing w:line="240" w:lineRule="auto"/>
        <w:rPr>
          <w:sz w:val="22"/>
          <w:szCs w:val="22"/>
        </w:rPr>
      </w:pPr>
    </w:p>
    <w:p w14:paraId="4F24ED24" w14:textId="77777777" w:rsidR="00736E7E" w:rsidRDefault="00736E7E">
      <w:pPr>
        <w:pStyle w:val="Body"/>
        <w:rPr>
          <w:sz w:val="22"/>
          <w:szCs w:val="22"/>
        </w:rPr>
      </w:pPr>
    </w:p>
    <w:p w14:paraId="56AA68A0" w14:textId="77777777" w:rsidR="00736E7E" w:rsidRDefault="00736E7E">
      <w:pPr>
        <w:pStyle w:val="Body"/>
        <w:rPr>
          <w:sz w:val="22"/>
          <w:szCs w:val="22"/>
        </w:rPr>
      </w:pPr>
    </w:p>
    <w:p w14:paraId="627CA734" w14:textId="77777777" w:rsidR="00736E7E" w:rsidRDefault="00736E7E">
      <w:pPr>
        <w:pStyle w:val="Body"/>
        <w:rPr>
          <w:sz w:val="22"/>
          <w:szCs w:val="22"/>
        </w:rPr>
      </w:pPr>
    </w:p>
    <w:p w14:paraId="63275100" w14:textId="77777777" w:rsidR="00736E7E" w:rsidRDefault="00736E7E">
      <w:pPr>
        <w:pStyle w:val="Body"/>
        <w:rPr>
          <w:sz w:val="22"/>
          <w:szCs w:val="22"/>
        </w:rPr>
      </w:pPr>
    </w:p>
    <w:p w14:paraId="765B6867" w14:textId="77777777" w:rsidR="00736E7E" w:rsidRDefault="00736E7E">
      <w:pPr>
        <w:pStyle w:val="Body"/>
        <w:rPr>
          <w:sz w:val="22"/>
          <w:szCs w:val="22"/>
        </w:rPr>
      </w:pPr>
    </w:p>
    <w:p w14:paraId="2BC13DD7" w14:textId="77777777" w:rsidR="00736E7E" w:rsidRDefault="00736E7E">
      <w:pPr>
        <w:pStyle w:val="Body"/>
        <w:rPr>
          <w:sz w:val="22"/>
          <w:szCs w:val="22"/>
        </w:rPr>
      </w:pPr>
    </w:p>
    <w:p w14:paraId="2F6E35DA" w14:textId="77777777" w:rsidR="00736E7E" w:rsidRDefault="00736E7E">
      <w:pPr>
        <w:pStyle w:val="Body"/>
        <w:rPr>
          <w:sz w:val="22"/>
          <w:szCs w:val="22"/>
        </w:rPr>
      </w:pPr>
    </w:p>
    <w:p w14:paraId="3214B062" w14:textId="77777777" w:rsidR="00736E7E" w:rsidRDefault="00736E7E">
      <w:pPr>
        <w:pStyle w:val="Body"/>
        <w:rPr>
          <w:sz w:val="22"/>
          <w:szCs w:val="22"/>
        </w:rPr>
      </w:pPr>
    </w:p>
    <w:p w14:paraId="5EBF5E51" w14:textId="77777777" w:rsidR="00736E7E" w:rsidRDefault="00736E7E">
      <w:pPr>
        <w:pStyle w:val="Body"/>
        <w:rPr>
          <w:sz w:val="22"/>
          <w:szCs w:val="22"/>
        </w:rPr>
      </w:pPr>
    </w:p>
    <w:p w14:paraId="6E922489" w14:textId="77777777" w:rsidR="00736E7E" w:rsidRDefault="00736E7E">
      <w:pPr>
        <w:pStyle w:val="Body"/>
        <w:rPr>
          <w:sz w:val="22"/>
          <w:szCs w:val="22"/>
        </w:rPr>
      </w:pPr>
    </w:p>
    <w:p w14:paraId="7790972C" w14:textId="77777777" w:rsidR="00736E7E" w:rsidRDefault="00736E7E">
      <w:pPr>
        <w:pStyle w:val="Body"/>
        <w:rPr>
          <w:sz w:val="22"/>
          <w:szCs w:val="22"/>
        </w:rPr>
      </w:pPr>
    </w:p>
    <w:p w14:paraId="0104797C" w14:textId="77777777" w:rsidR="00736E7E" w:rsidRDefault="00736E7E">
      <w:pPr>
        <w:pStyle w:val="Body"/>
        <w:rPr>
          <w:sz w:val="22"/>
          <w:szCs w:val="22"/>
        </w:rPr>
      </w:pPr>
    </w:p>
    <w:p w14:paraId="23B53F53" w14:textId="77777777" w:rsidR="00736E7E" w:rsidRDefault="00736E7E">
      <w:pPr>
        <w:pStyle w:val="Body"/>
        <w:rPr>
          <w:sz w:val="22"/>
          <w:szCs w:val="22"/>
        </w:rPr>
      </w:pPr>
    </w:p>
    <w:p w14:paraId="7B4B0C3F" w14:textId="77777777" w:rsidR="00736E7E" w:rsidRDefault="00736E7E">
      <w:pPr>
        <w:pStyle w:val="Body"/>
        <w:rPr>
          <w:sz w:val="22"/>
          <w:szCs w:val="22"/>
        </w:rPr>
      </w:pPr>
    </w:p>
    <w:p w14:paraId="0921C1F7" w14:textId="77777777" w:rsidR="00736E7E" w:rsidRDefault="00736E7E">
      <w:pPr>
        <w:pStyle w:val="Body"/>
        <w:rPr>
          <w:b/>
          <w:bCs/>
          <w:sz w:val="22"/>
          <w:szCs w:val="22"/>
        </w:rPr>
      </w:pPr>
    </w:p>
    <w:p w14:paraId="6F1AE058" w14:textId="77777777" w:rsidR="00736E7E" w:rsidRDefault="00736E7E">
      <w:pPr>
        <w:pStyle w:val="Body"/>
        <w:rPr>
          <w:b/>
          <w:bCs/>
          <w:sz w:val="22"/>
          <w:szCs w:val="22"/>
        </w:rPr>
      </w:pPr>
    </w:p>
    <w:p w14:paraId="751D71F9" w14:textId="77777777" w:rsidR="00736E7E" w:rsidRDefault="00736E7E">
      <w:pPr>
        <w:pStyle w:val="Body"/>
        <w:rPr>
          <w:b/>
          <w:bCs/>
          <w:sz w:val="22"/>
          <w:szCs w:val="22"/>
        </w:rPr>
      </w:pPr>
    </w:p>
    <w:p w14:paraId="05AA4DC7" w14:textId="77777777" w:rsidR="00736E7E" w:rsidRDefault="00035BFF">
      <w:pPr>
        <w:pStyle w:val="Body"/>
        <w:rPr>
          <w:b/>
          <w:bCs/>
          <w:sz w:val="22"/>
          <w:szCs w:val="22"/>
        </w:rPr>
      </w:pPr>
      <w:r>
        <w:rPr>
          <w:b/>
          <w:bCs/>
          <w:sz w:val="22"/>
          <w:szCs w:val="22"/>
          <w:lang w:val="fr-FR"/>
        </w:rPr>
        <w:t>Figures</w:t>
      </w:r>
    </w:p>
    <w:p w14:paraId="7176898E" w14:textId="77777777" w:rsidR="00736E7E" w:rsidRDefault="00035BFF">
      <w:pPr>
        <w:pStyle w:val="Body"/>
        <w:rPr>
          <w:b/>
          <w:bCs/>
          <w:sz w:val="22"/>
          <w:szCs w:val="22"/>
        </w:rPr>
      </w:pPr>
      <w:r>
        <w:rPr>
          <w:b/>
          <w:bCs/>
          <w:noProof/>
          <w:sz w:val="22"/>
          <w:szCs w:val="22"/>
        </w:rPr>
        <w:drawing>
          <wp:inline distT="0" distB="0" distL="0" distR="0" wp14:anchorId="78B10F8F" wp14:editId="3BAEE174">
            <wp:extent cx="5372100" cy="383737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9">
                      <a:extLst/>
                    </a:blip>
                    <a:stretch>
                      <a:fillRect/>
                    </a:stretch>
                  </pic:blipFill>
                  <pic:spPr>
                    <a:xfrm>
                      <a:off x="0" y="0"/>
                      <a:ext cx="5372100" cy="3837379"/>
                    </a:xfrm>
                    <a:prstGeom prst="rect">
                      <a:avLst/>
                    </a:prstGeom>
                    <a:ln w="12700" cap="flat">
                      <a:noFill/>
                      <a:miter lim="400000"/>
                    </a:ln>
                    <a:effectLst/>
                  </pic:spPr>
                </pic:pic>
              </a:graphicData>
            </a:graphic>
          </wp:inline>
        </w:drawing>
      </w:r>
    </w:p>
    <w:p w14:paraId="6B880A9D" w14:textId="77777777" w:rsidR="00736E7E" w:rsidRDefault="00035BFF">
      <w:pPr>
        <w:pStyle w:val="Body"/>
        <w:rPr>
          <w:b/>
          <w:bCs/>
          <w:sz w:val="22"/>
          <w:szCs w:val="22"/>
        </w:rPr>
      </w:pPr>
      <w:r>
        <w:rPr>
          <w:b/>
          <w:bCs/>
          <w:noProof/>
          <w:sz w:val="22"/>
          <w:szCs w:val="22"/>
        </w:rPr>
        <w:drawing>
          <wp:inline distT="0" distB="0" distL="0" distR="0" wp14:anchorId="3F0BE666" wp14:editId="4692A6EE">
            <wp:extent cx="5162550" cy="321170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a:picLocks noChangeAspect="1"/>
                    </pic:cNvPicPr>
                  </pic:nvPicPr>
                  <pic:blipFill>
                    <a:blip r:embed="rId10">
                      <a:extLst/>
                    </a:blip>
                    <a:stretch>
                      <a:fillRect/>
                    </a:stretch>
                  </pic:blipFill>
                  <pic:spPr>
                    <a:xfrm>
                      <a:off x="0" y="0"/>
                      <a:ext cx="5162550" cy="3211702"/>
                    </a:xfrm>
                    <a:prstGeom prst="rect">
                      <a:avLst/>
                    </a:prstGeom>
                    <a:ln w="12700" cap="flat">
                      <a:noFill/>
                      <a:miter lim="400000"/>
                    </a:ln>
                    <a:effectLst/>
                  </pic:spPr>
                </pic:pic>
              </a:graphicData>
            </a:graphic>
          </wp:inline>
        </w:drawing>
      </w:r>
    </w:p>
    <w:p w14:paraId="5D0C16F4" w14:textId="77777777" w:rsidR="00736E7E" w:rsidRDefault="00035BFF">
      <w:pPr>
        <w:pStyle w:val="Body"/>
        <w:rPr>
          <w:sz w:val="22"/>
          <w:szCs w:val="22"/>
        </w:rPr>
      </w:pPr>
      <w:r>
        <w:rPr>
          <w:b/>
          <w:bCs/>
          <w:sz w:val="22"/>
          <w:szCs w:val="22"/>
        </w:rPr>
        <w:lastRenderedPageBreak/>
        <w:t xml:space="preserve">Figure 1: </w:t>
      </w:r>
      <w:r>
        <w:rPr>
          <w:sz w:val="22"/>
          <w:szCs w:val="22"/>
        </w:rPr>
        <w:t xml:space="preserve">Map showing observed location and movement of all lizard observations at the study site. The first map groups all observations, the second shows individual lizards by color. </w:t>
      </w:r>
    </w:p>
    <w:p w14:paraId="33D97A77" w14:textId="77777777" w:rsidR="00736E7E" w:rsidRDefault="00035BFF">
      <w:pPr>
        <w:pStyle w:val="Body"/>
        <w:rPr>
          <w:b/>
          <w:bCs/>
          <w:sz w:val="22"/>
          <w:szCs w:val="22"/>
        </w:rPr>
      </w:pPr>
      <w:r>
        <w:rPr>
          <w:b/>
          <w:bCs/>
          <w:noProof/>
          <w:sz w:val="22"/>
          <w:szCs w:val="22"/>
        </w:rPr>
        <w:drawing>
          <wp:inline distT="0" distB="0" distL="0" distR="0" wp14:anchorId="031AC411" wp14:editId="34E07E38">
            <wp:extent cx="5943600" cy="389445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a:picLocks noChangeAspect="1"/>
                    </pic:cNvPicPr>
                  </pic:nvPicPr>
                  <pic:blipFill>
                    <a:blip r:embed="rId11">
                      <a:extLst/>
                    </a:blip>
                    <a:stretch>
                      <a:fillRect/>
                    </a:stretch>
                  </pic:blipFill>
                  <pic:spPr>
                    <a:xfrm>
                      <a:off x="0" y="0"/>
                      <a:ext cx="5943600" cy="3894455"/>
                    </a:xfrm>
                    <a:prstGeom prst="rect">
                      <a:avLst/>
                    </a:prstGeom>
                    <a:ln w="12700" cap="flat">
                      <a:noFill/>
                      <a:miter lim="400000"/>
                    </a:ln>
                    <a:effectLst/>
                  </pic:spPr>
                </pic:pic>
              </a:graphicData>
            </a:graphic>
          </wp:inline>
        </w:drawing>
      </w:r>
    </w:p>
    <w:p w14:paraId="393BE951" w14:textId="77777777" w:rsidR="00736E7E" w:rsidRDefault="00035BFF">
      <w:pPr>
        <w:pStyle w:val="Body"/>
        <w:rPr>
          <w:sz w:val="22"/>
          <w:szCs w:val="22"/>
        </w:rPr>
      </w:pPr>
      <w:r>
        <w:rPr>
          <w:b/>
          <w:bCs/>
          <w:sz w:val="22"/>
          <w:szCs w:val="22"/>
        </w:rPr>
        <w:t>Figure 2</w:t>
      </w:r>
      <w:r>
        <w:rPr>
          <w:sz w:val="22"/>
          <w:szCs w:val="22"/>
        </w:rPr>
        <w:t>: Map showing home range, calculated using a 95% minimum convex polygon estimate, for each individual. The mean home range size was 10790 m</w:t>
      </w:r>
      <w:r>
        <w:rPr>
          <w:sz w:val="22"/>
          <w:szCs w:val="22"/>
          <w:vertAlign w:val="superscript"/>
        </w:rPr>
        <w:t>2</w:t>
      </w:r>
      <w:r>
        <w:rPr>
          <w:sz w:val="22"/>
          <w:szCs w:val="22"/>
        </w:rPr>
        <w:t xml:space="preserve">. Different individuals are indicated by different colors. </w:t>
      </w:r>
    </w:p>
    <w:p w14:paraId="4A72AA35" w14:textId="77777777" w:rsidR="00736E7E" w:rsidRDefault="00736E7E">
      <w:pPr>
        <w:pStyle w:val="Body"/>
        <w:rPr>
          <w:sz w:val="22"/>
          <w:szCs w:val="22"/>
        </w:rPr>
      </w:pPr>
    </w:p>
    <w:p w14:paraId="2BF88EAB" w14:textId="77777777" w:rsidR="00736E7E" w:rsidRDefault="00736E7E">
      <w:pPr>
        <w:pStyle w:val="Body"/>
        <w:rPr>
          <w:sz w:val="22"/>
          <w:szCs w:val="22"/>
        </w:rPr>
      </w:pPr>
    </w:p>
    <w:p w14:paraId="798600AC" w14:textId="77777777" w:rsidR="00736E7E" w:rsidRDefault="00736E7E">
      <w:pPr>
        <w:pStyle w:val="Body"/>
        <w:rPr>
          <w:sz w:val="22"/>
          <w:szCs w:val="22"/>
        </w:rPr>
      </w:pPr>
    </w:p>
    <w:p w14:paraId="24D4BC6C" w14:textId="77777777" w:rsidR="00736E7E" w:rsidRDefault="00736E7E">
      <w:pPr>
        <w:pStyle w:val="Body"/>
        <w:rPr>
          <w:sz w:val="22"/>
          <w:szCs w:val="22"/>
        </w:rPr>
      </w:pPr>
    </w:p>
    <w:p w14:paraId="104D517B" w14:textId="77777777" w:rsidR="00736E7E" w:rsidRDefault="00736E7E">
      <w:pPr>
        <w:pStyle w:val="Body"/>
        <w:rPr>
          <w:sz w:val="22"/>
          <w:szCs w:val="22"/>
        </w:rPr>
      </w:pPr>
    </w:p>
    <w:p w14:paraId="013B91C9" w14:textId="77777777" w:rsidR="00736E7E" w:rsidRDefault="00736E7E">
      <w:pPr>
        <w:pStyle w:val="Body"/>
        <w:rPr>
          <w:sz w:val="22"/>
          <w:szCs w:val="22"/>
        </w:rPr>
      </w:pPr>
    </w:p>
    <w:p w14:paraId="6554850A" w14:textId="77777777" w:rsidR="00736E7E" w:rsidRDefault="00736E7E">
      <w:pPr>
        <w:pStyle w:val="Body"/>
        <w:rPr>
          <w:sz w:val="22"/>
          <w:szCs w:val="22"/>
        </w:rPr>
      </w:pPr>
    </w:p>
    <w:p w14:paraId="7680B33D" w14:textId="77777777" w:rsidR="00736E7E" w:rsidRDefault="00736E7E">
      <w:pPr>
        <w:pStyle w:val="Body"/>
        <w:rPr>
          <w:sz w:val="22"/>
          <w:szCs w:val="22"/>
        </w:rPr>
      </w:pPr>
    </w:p>
    <w:p w14:paraId="426911F6" w14:textId="77777777" w:rsidR="00736E7E" w:rsidRDefault="00736E7E">
      <w:pPr>
        <w:pStyle w:val="Body"/>
        <w:rPr>
          <w:sz w:val="22"/>
          <w:szCs w:val="22"/>
        </w:rPr>
      </w:pPr>
    </w:p>
    <w:p w14:paraId="53E2EC4C" w14:textId="77777777" w:rsidR="00736E7E" w:rsidRDefault="00736E7E">
      <w:pPr>
        <w:pStyle w:val="Body"/>
        <w:rPr>
          <w:sz w:val="22"/>
          <w:szCs w:val="22"/>
        </w:rPr>
      </w:pPr>
    </w:p>
    <w:p w14:paraId="439008F5" w14:textId="77777777" w:rsidR="00736E7E" w:rsidRDefault="00736E7E">
      <w:pPr>
        <w:pStyle w:val="Body"/>
        <w:rPr>
          <w:sz w:val="22"/>
          <w:szCs w:val="22"/>
        </w:rPr>
      </w:pPr>
    </w:p>
    <w:p w14:paraId="07B487AF" w14:textId="77777777" w:rsidR="00736E7E" w:rsidRDefault="00035BFF">
      <w:pPr>
        <w:pStyle w:val="Body"/>
        <w:rPr>
          <w:sz w:val="22"/>
          <w:szCs w:val="22"/>
        </w:rPr>
      </w:pPr>
      <w:r>
        <w:rPr>
          <w:noProof/>
          <w:sz w:val="22"/>
          <w:szCs w:val="22"/>
        </w:rPr>
        <w:drawing>
          <wp:inline distT="0" distB="0" distL="0" distR="0" wp14:anchorId="2356ED1C" wp14:editId="58D30F95">
            <wp:extent cx="5943600" cy="424561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2">
                      <a:extLst/>
                    </a:blip>
                    <a:stretch>
                      <a:fillRect/>
                    </a:stretch>
                  </pic:blipFill>
                  <pic:spPr>
                    <a:xfrm>
                      <a:off x="0" y="0"/>
                      <a:ext cx="5943600" cy="4245610"/>
                    </a:xfrm>
                    <a:prstGeom prst="rect">
                      <a:avLst/>
                    </a:prstGeom>
                    <a:ln w="12700" cap="flat">
                      <a:noFill/>
                      <a:miter lim="400000"/>
                    </a:ln>
                    <a:effectLst/>
                  </pic:spPr>
                </pic:pic>
              </a:graphicData>
            </a:graphic>
          </wp:inline>
        </w:drawing>
      </w:r>
    </w:p>
    <w:p w14:paraId="33C5EE89" w14:textId="77777777" w:rsidR="00736E7E" w:rsidRDefault="00035BFF">
      <w:pPr>
        <w:pStyle w:val="Body"/>
        <w:rPr>
          <w:sz w:val="22"/>
          <w:szCs w:val="22"/>
        </w:rPr>
      </w:pPr>
      <w:r>
        <w:rPr>
          <w:b/>
          <w:bCs/>
          <w:sz w:val="22"/>
          <w:szCs w:val="22"/>
        </w:rPr>
        <w:t>Figure 3</w:t>
      </w:r>
      <w:r>
        <w:rPr>
          <w:sz w:val="22"/>
          <w:szCs w:val="22"/>
        </w:rPr>
        <w:t xml:space="preserve">: Graph showing the frequency of observation by </w:t>
      </w:r>
      <w:proofErr w:type="spellStart"/>
      <w:r>
        <w:rPr>
          <w:sz w:val="22"/>
          <w:szCs w:val="22"/>
        </w:rPr>
        <w:t>mesohabitat</w:t>
      </w:r>
      <w:proofErr w:type="spellEnd"/>
      <w:r>
        <w:rPr>
          <w:sz w:val="22"/>
          <w:szCs w:val="22"/>
        </w:rPr>
        <w:t xml:space="preserve"> type and time (AM or PM). Behavior observed is also indicated by color.</w:t>
      </w:r>
    </w:p>
    <w:p w14:paraId="4B5CCCD2" w14:textId="77777777" w:rsidR="00736E7E" w:rsidRDefault="00736E7E">
      <w:pPr>
        <w:pStyle w:val="Body"/>
        <w:rPr>
          <w:sz w:val="22"/>
          <w:szCs w:val="22"/>
        </w:rPr>
      </w:pPr>
    </w:p>
    <w:p w14:paraId="422A5FF8" w14:textId="77777777" w:rsidR="00736E7E" w:rsidRDefault="00736E7E">
      <w:pPr>
        <w:pStyle w:val="Body"/>
        <w:rPr>
          <w:sz w:val="22"/>
          <w:szCs w:val="22"/>
        </w:rPr>
      </w:pPr>
    </w:p>
    <w:p w14:paraId="6EB0721A" w14:textId="77777777" w:rsidR="00736E7E" w:rsidRDefault="00736E7E">
      <w:pPr>
        <w:pStyle w:val="Body"/>
        <w:rPr>
          <w:sz w:val="22"/>
          <w:szCs w:val="22"/>
        </w:rPr>
      </w:pPr>
    </w:p>
    <w:p w14:paraId="02163474" w14:textId="77777777" w:rsidR="00736E7E" w:rsidRDefault="00736E7E">
      <w:pPr>
        <w:pStyle w:val="Body"/>
        <w:rPr>
          <w:sz w:val="22"/>
          <w:szCs w:val="22"/>
        </w:rPr>
      </w:pPr>
    </w:p>
    <w:p w14:paraId="28E6F3EC" w14:textId="77777777" w:rsidR="00736E7E" w:rsidRDefault="00736E7E">
      <w:pPr>
        <w:pStyle w:val="Body"/>
        <w:rPr>
          <w:sz w:val="22"/>
          <w:szCs w:val="22"/>
        </w:rPr>
      </w:pPr>
    </w:p>
    <w:p w14:paraId="3F287DE7" w14:textId="77777777" w:rsidR="00736E7E" w:rsidRDefault="00736E7E">
      <w:pPr>
        <w:pStyle w:val="Body"/>
        <w:rPr>
          <w:sz w:val="22"/>
          <w:szCs w:val="22"/>
        </w:rPr>
      </w:pPr>
    </w:p>
    <w:p w14:paraId="0F72D73F" w14:textId="77777777" w:rsidR="00736E7E" w:rsidRDefault="00736E7E">
      <w:pPr>
        <w:pStyle w:val="Body"/>
        <w:rPr>
          <w:sz w:val="22"/>
          <w:szCs w:val="22"/>
        </w:rPr>
      </w:pPr>
    </w:p>
    <w:p w14:paraId="43B83493" w14:textId="77777777" w:rsidR="00736E7E" w:rsidRDefault="00736E7E">
      <w:pPr>
        <w:pStyle w:val="Body"/>
        <w:rPr>
          <w:sz w:val="22"/>
          <w:szCs w:val="22"/>
        </w:rPr>
      </w:pPr>
    </w:p>
    <w:p w14:paraId="0CC5B715" w14:textId="77777777" w:rsidR="00736E7E" w:rsidRDefault="00736E7E">
      <w:pPr>
        <w:pStyle w:val="Body"/>
        <w:rPr>
          <w:sz w:val="22"/>
          <w:szCs w:val="22"/>
        </w:rPr>
      </w:pPr>
    </w:p>
    <w:p w14:paraId="180D65A4" w14:textId="77777777" w:rsidR="00736E7E" w:rsidRDefault="00736E7E">
      <w:pPr>
        <w:pStyle w:val="Body"/>
        <w:rPr>
          <w:sz w:val="22"/>
          <w:szCs w:val="22"/>
        </w:rPr>
      </w:pPr>
    </w:p>
    <w:p w14:paraId="55010338" w14:textId="77777777" w:rsidR="00736E7E" w:rsidRDefault="00035BFF">
      <w:pPr>
        <w:pStyle w:val="Body"/>
        <w:rPr>
          <w:sz w:val="22"/>
          <w:szCs w:val="22"/>
        </w:rPr>
      </w:pPr>
      <w:r>
        <w:rPr>
          <w:noProof/>
          <w:sz w:val="22"/>
          <w:szCs w:val="22"/>
        </w:rPr>
        <w:lastRenderedPageBreak/>
        <w:drawing>
          <wp:inline distT="0" distB="0" distL="0" distR="0" wp14:anchorId="34099AC0" wp14:editId="6F82867F">
            <wp:extent cx="5943600" cy="424561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3">
                      <a:extLst/>
                    </a:blip>
                    <a:stretch>
                      <a:fillRect/>
                    </a:stretch>
                  </pic:blipFill>
                  <pic:spPr>
                    <a:xfrm>
                      <a:off x="0" y="0"/>
                      <a:ext cx="5943600" cy="4245610"/>
                    </a:xfrm>
                    <a:prstGeom prst="rect">
                      <a:avLst/>
                    </a:prstGeom>
                    <a:ln w="12700" cap="flat">
                      <a:noFill/>
                      <a:miter lim="400000"/>
                    </a:ln>
                    <a:effectLst/>
                  </pic:spPr>
                </pic:pic>
              </a:graphicData>
            </a:graphic>
          </wp:inline>
        </w:drawing>
      </w:r>
    </w:p>
    <w:p w14:paraId="22E54F7E" w14:textId="77777777" w:rsidR="00736E7E" w:rsidRDefault="00035BFF">
      <w:pPr>
        <w:pStyle w:val="Body"/>
        <w:rPr>
          <w:sz w:val="22"/>
          <w:szCs w:val="22"/>
        </w:rPr>
      </w:pPr>
      <w:r>
        <w:rPr>
          <w:b/>
          <w:bCs/>
          <w:sz w:val="22"/>
          <w:szCs w:val="22"/>
        </w:rPr>
        <w:t>Figure 4</w:t>
      </w:r>
      <w:r>
        <w:rPr>
          <w:sz w:val="22"/>
          <w:szCs w:val="22"/>
        </w:rPr>
        <w:t>: Graph showing the frequency of observation by microhabitat type and time (AM or PM). Behavior observed is also indicated by color.</w:t>
      </w:r>
    </w:p>
    <w:p w14:paraId="52274793" w14:textId="77777777" w:rsidR="00736E7E" w:rsidRDefault="00736E7E">
      <w:pPr>
        <w:pStyle w:val="Body"/>
        <w:rPr>
          <w:b/>
          <w:bCs/>
          <w:sz w:val="22"/>
          <w:szCs w:val="22"/>
        </w:rPr>
      </w:pPr>
    </w:p>
    <w:p w14:paraId="47F1B216" w14:textId="77777777" w:rsidR="00736E7E" w:rsidRDefault="00736E7E">
      <w:pPr>
        <w:pStyle w:val="Body"/>
        <w:rPr>
          <w:b/>
          <w:bCs/>
          <w:sz w:val="22"/>
          <w:szCs w:val="22"/>
        </w:rPr>
      </w:pPr>
    </w:p>
    <w:p w14:paraId="1E49CE1C" w14:textId="77777777" w:rsidR="00736E7E" w:rsidRDefault="00736E7E">
      <w:pPr>
        <w:pStyle w:val="Body"/>
        <w:rPr>
          <w:b/>
          <w:bCs/>
          <w:sz w:val="22"/>
          <w:szCs w:val="22"/>
        </w:rPr>
      </w:pPr>
    </w:p>
    <w:p w14:paraId="1074D307" w14:textId="77777777" w:rsidR="00736E7E" w:rsidRDefault="00736E7E">
      <w:pPr>
        <w:pStyle w:val="Body"/>
        <w:rPr>
          <w:b/>
          <w:bCs/>
          <w:sz w:val="22"/>
          <w:szCs w:val="22"/>
        </w:rPr>
      </w:pPr>
    </w:p>
    <w:p w14:paraId="6CD078A0" w14:textId="77777777" w:rsidR="00736E7E" w:rsidRDefault="00736E7E">
      <w:pPr>
        <w:pStyle w:val="Body"/>
        <w:rPr>
          <w:b/>
          <w:bCs/>
          <w:sz w:val="22"/>
          <w:szCs w:val="22"/>
        </w:rPr>
      </w:pPr>
    </w:p>
    <w:p w14:paraId="14B07E1A" w14:textId="77777777" w:rsidR="00736E7E" w:rsidRDefault="00736E7E">
      <w:pPr>
        <w:pStyle w:val="Body"/>
        <w:rPr>
          <w:b/>
          <w:bCs/>
          <w:sz w:val="22"/>
          <w:szCs w:val="22"/>
        </w:rPr>
      </w:pPr>
    </w:p>
    <w:p w14:paraId="51E2552E" w14:textId="77777777" w:rsidR="00736E7E" w:rsidRDefault="00736E7E">
      <w:pPr>
        <w:pStyle w:val="Body"/>
        <w:rPr>
          <w:b/>
          <w:bCs/>
          <w:sz w:val="22"/>
          <w:szCs w:val="22"/>
        </w:rPr>
      </w:pPr>
    </w:p>
    <w:p w14:paraId="72EAA637" w14:textId="77777777" w:rsidR="00736E7E" w:rsidRDefault="00736E7E">
      <w:pPr>
        <w:pStyle w:val="Body"/>
        <w:rPr>
          <w:b/>
          <w:bCs/>
          <w:sz w:val="22"/>
          <w:szCs w:val="22"/>
        </w:rPr>
      </w:pPr>
    </w:p>
    <w:p w14:paraId="2EF78A63" w14:textId="77777777" w:rsidR="00736E7E" w:rsidRDefault="00736E7E">
      <w:pPr>
        <w:pStyle w:val="Body"/>
        <w:rPr>
          <w:b/>
          <w:bCs/>
          <w:sz w:val="22"/>
          <w:szCs w:val="22"/>
        </w:rPr>
      </w:pPr>
    </w:p>
    <w:p w14:paraId="6984BBEC" w14:textId="77777777" w:rsidR="00736E7E" w:rsidRDefault="00736E7E">
      <w:pPr>
        <w:pStyle w:val="Body"/>
        <w:rPr>
          <w:b/>
          <w:bCs/>
          <w:sz w:val="22"/>
          <w:szCs w:val="22"/>
        </w:rPr>
      </w:pPr>
    </w:p>
    <w:p w14:paraId="242A4346" w14:textId="77777777" w:rsidR="00736E7E" w:rsidRDefault="00035BFF">
      <w:pPr>
        <w:pStyle w:val="Body"/>
        <w:rPr>
          <w:b/>
          <w:bCs/>
          <w:sz w:val="22"/>
          <w:szCs w:val="22"/>
        </w:rPr>
      </w:pPr>
      <w:r>
        <w:rPr>
          <w:b/>
          <w:bCs/>
          <w:sz w:val="22"/>
          <w:szCs w:val="22"/>
        </w:rPr>
        <w:t>Supporting Information</w:t>
      </w:r>
    </w:p>
    <w:p w14:paraId="0463958C" w14:textId="77777777" w:rsidR="00736E7E" w:rsidRDefault="00035BFF">
      <w:pPr>
        <w:pStyle w:val="Body"/>
        <w:rPr>
          <w:sz w:val="22"/>
          <w:szCs w:val="22"/>
        </w:rPr>
      </w:pPr>
      <w:r>
        <w:rPr>
          <w:b/>
          <w:bCs/>
          <w:sz w:val="22"/>
          <w:szCs w:val="22"/>
        </w:rPr>
        <w:lastRenderedPageBreak/>
        <w:t>Table S1</w:t>
      </w:r>
      <w:r>
        <w:rPr>
          <w:sz w:val="22"/>
          <w:szCs w:val="22"/>
        </w:rPr>
        <w:t xml:space="preserve">: Behavior classification table for lizard observations. </w:t>
      </w:r>
    </w:p>
    <w:tbl>
      <w:tblPr>
        <w:tblW w:w="97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80"/>
        <w:gridCol w:w="6935"/>
      </w:tblGrid>
      <w:tr w:rsidR="00736E7E" w14:paraId="6AC5281C" w14:textId="77777777">
        <w:trPr>
          <w:trHeight w:val="241"/>
        </w:trPr>
        <w:tc>
          <w:tcPr>
            <w:tcW w:w="2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B6CC96A" w14:textId="77777777" w:rsidR="00736E7E" w:rsidRDefault="00035BFF">
            <w:pPr>
              <w:pStyle w:val="Body"/>
              <w:spacing w:after="0" w:line="240" w:lineRule="auto"/>
            </w:pPr>
            <w:r>
              <w:rPr>
                <w:sz w:val="22"/>
                <w:szCs w:val="22"/>
              </w:rPr>
              <w:t>Classification</w:t>
            </w:r>
          </w:p>
        </w:tc>
        <w:tc>
          <w:tcPr>
            <w:tcW w:w="6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777D222" w14:textId="77777777" w:rsidR="00736E7E" w:rsidRDefault="00035BFF">
            <w:pPr>
              <w:pStyle w:val="Body"/>
              <w:spacing w:after="0" w:line="240" w:lineRule="auto"/>
            </w:pPr>
            <w:r>
              <w:rPr>
                <w:sz w:val="22"/>
                <w:szCs w:val="22"/>
              </w:rPr>
              <w:t>Observed behavior</w:t>
            </w:r>
          </w:p>
        </w:tc>
      </w:tr>
      <w:tr w:rsidR="00736E7E" w14:paraId="779279F4" w14:textId="77777777">
        <w:trPr>
          <w:trHeight w:val="1201"/>
        </w:trPr>
        <w:tc>
          <w:tcPr>
            <w:tcW w:w="2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8A09822" w14:textId="77777777" w:rsidR="00736E7E" w:rsidRDefault="00035BFF">
            <w:pPr>
              <w:pStyle w:val="Body"/>
              <w:spacing w:after="0" w:line="240" w:lineRule="auto"/>
            </w:pPr>
            <w:r>
              <w:rPr>
                <w:sz w:val="22"/>
                <w:szCs w:val="22"/>
              </w:rPr>
              <w:t>avoiding predators</w:t>
            </w:r>
          </w:p>
        </w:tc>
        <w:tc>
          <w:tcPr>
            <w:tcW w:w="6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3F921CD" w14:textId="77777777" w:rsidR="00736E7E" w:rsidRDefault="00035BFF">
            <w:pPr>
              <w:pStyle w:val="Body"/>
              <w:spacing w:after="0" w:line="240" w:lineRule="auto"/>
            </w:pPr>
            <w:r>
              <w:rPr>
                <w:sz w:val="22"/>
                <w:szCs w:val="22"/>
              </w:rPr>
              <w:t>Moving (most often running) away from predators, in this study aerial predators such as ravens and raptor species were the only predators observed.  The lizard would typically look up as the predator flew overhead or nearby then move quickly towards some form of refuge, such as shrub, annuals or burrow.</w:t>
            </w:r>
          </w:p>
        </w:tc>
      </w:tr>
      <w:tr w:rsidR="00736E7E" w14:paraId="5EFE1E3E" w14:textId="77777777">
        <w:trPr>
          <w:trHeight w:val="1378"/>
        </w:trPr>
        <w:tc>
          <w:tcPr>
            <w:tcW w:w="2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95D8698" w14:textId="77777777" w:rsidR="00736E7E" w:rsidRDefault="00035BFF">
            <w:pPr>
              <w:pStyle w:val="Body"/>
              <w:spacing w:after="0" w:line="240" w:lineRule="auto"/>
            </w:pPr>
            <w:r>
              <w:rPr>
                <w:sz w:val="22"/>
                <w:szCs w:val="22"/>
              </w:rPr>
              <w:t>burrowing</w:t>
            </w:r>
          </w:p>
        </w:tc>
        <w:tc>
          <w:tcPr>
            <w:tcW w:w="6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4013FED" w14:textId="77777777" w:rsidR="00736E7E" w:rsidRDefault="00035BFF">
            <w:pPr>
              <w:pStyle w:val="Body"/>
              <w:spacing w:after="0" w:line="240" w:lineRule="auto"/>
            </w:pPr>
            <w:r>
              <w:rPr>
                <w:sz w:val="22"/>
                <w:szCs w:val="22"/>
              </w:rPr>
              <w:t xml:space="preserve">Actively digging a burrow, or burying itself. This behavior occurred more often towards the end of the season where some lizards were found in shallow spiral burrows after becoming dormant. This classification was only used if the lizards was actively creating its own burrow, it was not used if a pre-existing burrow was utilized.   </w:t>
            </w:r>
          </w:p>
        </w:tc>
      </w:tr>
      <w:tr w:rsidR="00736E7E" w14:paraId="22AAF269" w14:textId="77777777">
        <w:trPr>
          <w:trHeight w:val="1201"/>
        </w:trPr>
        <w:tc>
          <w:tcPr>
            <w:tcW w:w="2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5DB24BC" w14:textId="77777777" w:rsidR="00736E7E" w:rsidRDefault="00035BFF">
            <w:pPr>
              <w:pStyle w:val="Body"/>
              <w:spacing w:after="0" w:line="240" w:lineRule="auto"/>
            </w:pPr>
            <w:r>
              <w:rPr>
                <w:sz w:val="22"/>
                <w:szCs w:val="22"/>
              </w:rPr>
              <w:t>cooling</w:t>
            </w:r>
          </w:p>
        </w:tc>
        <w:tc>
          <w:tcPr>
            <w:tcW w:w="6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1D35EF" w14:textId="77777777" w:rsidR="00736E7E" w:rsidRDefault="00035BFF">
            <w:pPr>
              <w:pStyle w:val="Body"/>
              <w:spacing w:after="0" w:line="240" w:lineRule="auto"/>
            </w:pPr>
            <w:r>
              <w:rPr>
                <w:sz w:val="22"/>
                <w:szCs w:val="22"/>
              </w:rPr>
              <w:t xml:space="preserve">Lizard moving into, or remaining still in shade. Shade could be from any source including shrubs, rocks, burrow mounds, annuals or manmade objects such as fence posts. Lizard would typically sit upright in shade with front legs extended and rear toes pointed up and off the ground. Occasionally the tail would be lifted off the ground as well. </w:t>
            </w:r>
          </w:p>
        </w:tc>
      </w:tr>
      <w:tr w:rsidR="00736E7E" w14:paraId="6992D82B" w14:textId="77777777">
        <w:trPr>
          <w:trHeight w:val="721"/>
        </w:trPr>
        <w:tc>
          <w:tcPr>
            <w:tcW w:w="2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225ECB" w14:textId="77777777" w:rsidR="00736E7E" w:rsidRDefault="00035BFF">
            <w:pPr>
              <w:pStyle w:val="Body"/>
              <w:spacing w:after="0" w:line="240" w:lineRule="auto"/>
            </w:pPr>
            <w:r>
              <w:rPr>
                <w:sz w:val="22"/>
                <w:szCs w:val="22"/>
              </w:rPr>
              <w:t>hunting</w:t>
            </w:r>
          </w:p>
        </w:tc>
        <w:tc>
          <w:tcPr>
            <w:tcW w:w="6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89B5183" w14:textId="77777777" w:rsidR="00736E7E" w:rsidRDefault="00035BFF">
            <w:pPr>
              <w:pStyle w:val="Body"/>
              <w:spacing w:after="0" w:line="240" w:lineRule="auto"/>
            </w:pPr>
            <w:r>
              <w:rPr>
                <w:sz w:val="22"/>
                <w:szCs w:val="22"/>
              </w:rPr>
              <w:t xml:space="preserve">Actively stalking or attempting to catch prey. Usually comprised of a slow stalking of an insect and then a sudden burst of speed for the ambush. </w:t>
            </w:r>
          </w:p>
        </w:tc>
      </w:tr>
      <w:tr w:rsidR="00736E7E" w14:paraId="1A9BB9C0" w14:textId="77777777">
        <w:trPr>
          <w:trHeight w:val="961"/>
        </w:trPr>
        <w:tc>
          <w:tcPr>
            <w:tcW w:w="2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7BD1B2" w14:textId="77777777" w:rsidR="00736E7E" w:rsidRDefault="00035BFF">
            <w:pPr>
              <w:pStyle w:val="Body"/>
              <w:spacing w:after="0" w:line="240" w:lineRule="auto"/>
            </w:pPr>
            <w:r>
              <w:rPr>
                <w:sz w:val="22"/>
                <w:szCs w:val="22"/>
              </w:rPr>
              <w:t>interacting</w:t>
            </w:r>
          </w:p>
        </w:tc>
        <w:tc>
          <w:tcPr>
            <w:tcW w:w="6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287EF8" w14:textId="77777777" w:rsidR="00736E7E" w:rsidRDefault="00035BFF">
            <w:pPr>
              <w:pStyle w:val="Body"/>
              <w:spacing w:after="0" w:line="240" w:lineRule="auto"/>
            </w:pPr>
            <w:r>
              <w:rPr>
                <w:sz w:val="22"/>
                <w:szCs w:val="22"/>
              </w:rPr>
              <w:t xml:space="preserve">Interacting with another lizard including both members of the same species and members of other lizard species such as whiptail lizards. Usually as part of mating or territory displays. Included pushups, mating, and chasing another lizard. </w:t>
            </w:r>
          </w:p>
        </w:tc>
      </w:tr>
      <w:tr w:rsidR="00736E7E" w14:paraId="6C943978" w14:textId="77777777">
        <w:trPr>
          <w:trHeight w:val="793"/>
        </w:trPr>
        <w:tc>
          <w:tcPr>
            <w:tcW w:w="2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331C36E" w14:textId="77777777" w:rsidR="00736E7E" w:rsidRDefault="00035BFF">
            <w:pPr>
              <w:pStyle w:val="Body"/>
              <w:spacing w:after="0" w:line="240" w:lineRule="auto"/>
            </w:pPr>
            <w:r>
              <w:rPr>
                <w:sz w:val="22"/>
                <w:szCs w:val="22"/>
              </w:rPr>
              <w:t>observing</w:t>
            </w:r>
          </w:p>
        </w:tc>
        <w:tc>
          <w:tcPr>
            <w:tcW w:w="6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7233426" w14:textId="77777777" w:rsidR="00736E7E" w:rsidRDefault="00035BFF">
            <w:pPr>
              <w:pStyle w:val="Body"/>
              <w:spacing w:after="0" w:line="240" w:lineRule="auto"/>
            </w:pPr>
            <w:r>
              <w:rPr>
                <w:sz w:val="22"/>
                <w:szCs w:val="22"/>
              </w:rPr>
              <w:t xml:space="preserve">Actively observing environment. Usually from vantage point such as burrow mound, open area or from branches of shrub. Occasional head turning. </w:t>
            </w:r>
          </w:p>
        </w:tc>
      </w:tr>
      <w:tr w:rsidR="00736E7E" w14:paraId="5CC7AF18" w14:textId="77777777">
        <w:trPr>
          <w:trHeight w:val="532"/>
        </w:trPr>
        <w:tc>
          <w:tcPr>
            <w:tcW w:w="2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D6D9C1F" w14:textId="77777777" w:rsidR="00736E7E" w:rsidRDefault="00035BFF">
            <w:pPr>
              <w:pStyle w:val="Body"/>
              <w:spacing w:after="0" w:line="240" w:lineRule="auto"/>
            </w:pPr>
            <w:r>
              <w:rPr>
                <w:sz w:val="22"/>
                <w:szCs w:val="22"/>
              </w:rPr>
              <w:t>underground</w:t>
            </w:r>
          </w:p>
        </w:tc>
        <w:tc>
          <w:tcPr>
            <w:tcW w:w="6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0AF78D" w14:textId="77777777" w:rsidR="00736E7E" w:rsidRDefault="00035BFF">
            <w:pPr>
              <w:pStyle w:val="Body"/>
              <w:spacing w:after="0" w:line="240" w:lineRule="auto"/>
            </w:pPr>
            <w:r>
              <w:rPr>
                <w:sz w:val="22"/>
                <w:szCs w:val="22"/>
              </w:rPr>
              <w:t xml:space="preserve">Lizard underground, behavior could not be otherwise be determined.  </w:t>
            </w:r>
          </w:p>
        </w:tc>
      </w:tr>
      <w:tr w:rsidR="00736E7E" w14:paraId="48C7270E" w14:textId="77777777">
        <w:trPr>
          <w:trHeight w:val="802"/>
        </w:trPr>
        <w:tc>
          <w:tcPr>
            <w:tcW w:w="27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3950182" w14:textId="77777777" w:rsidR="00736E7E" w:rsidRDefault="00035BFF">
            <w:pPr>
              <w:pStyle w:val="Body"/>
              <w:spacing w:after="0" w:line="240" w:lineRule="auto"/>
            </w:pPr>
            <w:r>
              <w:rPr>
                <w:sz w:val="22"/>
                <w:szCs w:val="22"/>
              </w:rPr>
              <w:t>sunning</w:t>
            </w:r>
          </w:p>
        </w:tc>
        <w:tc>
          <w:tcPr>
            <w:tcW w:w="69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67D79B" w14:textId="77777777" w:rsidR="00736E7E" w:rsidRDefault="00035BFF">
            <w:pPr>
              <w:pStyle w:val="Body"/>
              <w:spacing w:after="0" w:line="240" w:lineRule="auto"/>
            </w:pPr>
            <w:r>
              <w:rPr>
                <w:sz w:val="22"/>
                <w:szCs w:val="22"/>
              </w:rPr>
              <w:t xml:space="preserve">Lizard in sun, not moving. Most often either low to ground, with lower body touching ground or sitting upright with head and shoulders up and rear toes pointed out. Eyes often closed or squinted. </w:t>
            </w:r>
          </w:p>
        </w:tc>
      </w:tr>
    </w:tbl>
    <w:p w14:paraId="1B322472" w14:textId="77777777" w:rsidR="00736E7E" w:rsidRDefault="00736E7E">
      <w:pPr>
        <w:pStyle w:val="Body"/>
        <w:widowControl w:val="0"/>
        <w:spacing w:line="240" w:lineRule="auto"/>
        <w:rPr>
          <w:sz w:val="22"/>
          <w:szCs w:val="22"/>
        </w:rPr>
      </w:pPr>
    </w:p>
    <w:p w14:paraId="6DACF384" w14:textId="77777777" w:rsidR="00736E7E" w:rsidRDefault="00736E7E">
      <w:pPr>
        <w:pStyle w:val="Body"/>
        <w:rPr>
          <w:sz w:val="22"/>
          <w:szCs w:val="22"/>
        </w:rPr>
      </w:pPr>
    </w:p>
    <w:p w14:paraId="1F070172" w14:textId="77777777" w:rsidR="00736E7E" w:rsidRDefault="00736E7E">
      <w:pPr>
        <w:pStyle w:val="Body"/>
        <w:rPr>
          <w:b/>
          <w:bCs/>
          <w:sz w:val="22"/>
          <w:szCs w:val="22"/>
        </w:rPr>
      </w:pPr>
    </w:p>
    <w:p w14:paraId="6ACF3ADE" w14:textId="77777777" w:rsidR="00736E7E" w:rsidRDefault="00736E7E">
      <w:pPr>
        <w:pStyle w:val="Body"/>
        <w:rPr>
          <w:b/>
          <w:bCs/>
          <w:sz w:val="22"/>
          <w:szCs w:val="22"/>
        </w:rPr>
      </w:pPr>
    </w:p>
    <w:p w14:paraId="2B12494A" w14:textId="77777777" w:rsidR="00736E7E" w:rsidRDefault="00736E7E">
      <w:pPr>
        <w:pStyle w:val="Body"/>
        <w:rPr>
          <w:b/>
          <w:bCs/>
          <w:sz w:val="22"/>
          <w:szCs w:val="22"/>
        </w:rPr>
      </w:pPr>
    </w:p>
    <w:p w14:paraId="7792726C" w14:textId="77777777" w:rsidR="00736E7E" w:rsidRDefault="00035BFF">
      <w:pPr>
        <w:pStyle w:val="Body"/>
        <w:rPr>
          <w:sz w:val="22"/>
          <w:szCs w:val="22"/>
        </w:rPr>
      </w:pPr>
      <w:r>
        <w:rPr>
          <w:b/>
          <w:bCs/>
          <w:sz w:val="22"/>
          <w:szCs w:val="22"/>
        </w:rPr>
        <w:t>Table S2</w:t>
      </w:r>
      <w:r>
        <w:rPr>
          <w:sz w:val="22"/>
          <w:szCs w:val="22"/>
        </w:rPr>
        <w:t xml:space="preserve">: Least means squares post hoc test for </w:t>
      </w:r>
      <w:r>
        <w:rPr>
          <w:sz w:val="22"/>
          <w:szCs w:val="22"/>
          <w:lang w:val="it-IT"/>
        </w:rPr>
        <w:t>microhabitat</w:t>
      </w:r>
      <w:proofErr w:type="gramStart"/>
      <w:r>
        <w:rPr>
          <w:sz w:val="22"/>
          <w:szCs w:val="22"/>
          <w:lang w:val="it-IT"/>
        </w:rPr>
        <w:t>:time</w:t>
      </w:r>
      <w:proofErr w:type="gramEnd"/>
      <w:r>
        <w:rPr>
          <w:sz w:val="22"/>
          <w:szCs w:val="22"/>
          <w:lang w:val="it-IT"/>
        </w:rPr>
        <w:t xml:space="preserve"> class. </w:t>
      </w:r>
    </w:p>
    <w:tbl>
      <w:tblPr>
        <w:tblW w:w="780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620"/>
        <w:gridCol w:w="1261"/>
        <w:gridCol w:w="1041"/>
        <w:gridCol w:w="960"/>
        <w:gridCol w:w="960"/>
        <w:gridCol w:w="960"/>
      </w:tblGrid>
      <w:tr w:rsidR="00736E7E" w14:paraId="02E2B9C8"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3C9192" w14:textId="77777777" w:rsidR="00736E7E" w:rsidRDefault="00035BFF">
            <w:pPr>
              <w:pStyle w:val="Body"/>
              <w:spacing w:after="0" w:line="240" w:lineRule="auto"/>
            </w:pPr>
            <w:r>
              <w:rPr>
                <w:sz w:val="22"/>
                <w:szCs w:val="22"/>
              </w:rPr>
              <w:lastRenderedPageBreak/>
              <w:t>contrast</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6A95D16" w14:textId="77777777" w:rsidR="00736E7E" w:rsidRDefault="00035BFF">
            <w:pPr>
              <w:pStyle w:val="Body"/>
              <w:spacing w:after="0" w:line="240" w:lineRule="auto"/>
            </w:pPr>
            <w:r>
              <w:rPr>
                <w:sz w:val="22"/>
                <w:szCs w:val="22"/>
              </w:rPr>
              <w:t>estimate</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650709" w14:textId="77777777" w:rsidR="00736E7E" w:rsidRDefault="00035BFF">
            <w:pPr>
              <w:pStyle w:val="Body"/>
              <w:spacing w:after="0" w:line="240" w:lineRule="auto"/>
            </w:pPr>
            <w:r>
              <w:rPr>
                <w:sz w:val="22"/>
                <w:szCs w:val="22"/>
              </w:rPr>
              <w:t>SE</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0CBA947" w14:textId="77777777" w:rsidR="00736E7E" w:rsidRDefault="00035BFF">
            <w:pPr>
              <w:pStyle w:val="Body"/>
              <w:spacing w:after="0" w:line="240" w:lineRule="auto"/>
            </w:pPr>
            <w:proofErr w:type="spellStart"/>
            <w:r>
              <w:rPr>
                <w:sz w:val="22"/>
                <w:szCs w:val="22"/>
              </w:rPr>
              <w:t>df</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029EDCC" w14:textId="77777777" w:rsidR="00736E7E" w:rsidRDefault="00035BFF">
            <w:pPr>
              <w:pStyle w:val="Body"/>
              <w:spacing w:after="0" w:line="240" w:lineRule="auto"/>
            </w:pPr>
            <w:proofErr w:type="spellStart"/>
            <w:r>
              <w:rPr>
                <w:sz w:val="22"/>
                <w:szCs w:val="22"/>
              </w:rPr>
              <w:t>z.ratio</w:t>
            </w:r>
            <w:proofErr w:type="spellEnd"/>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947F41" w14:textId="77777777" w:rsidR="00736E7E" w:rsidRDefault="00035BFF">
            <w:pPr>
              <w:pStyle w:val="Body"/>
              <w:spacing w:after="0" w:line="240" w:lineRule="auto"/>
            </w:pPr>
            <w:proofErr w:type="spellStart"/>
            <w:r>
              <w:rPr>
                <w:sz w:val="22"/>
                <w:szCs w:val="22"/>
              </w:rPr>
              <w:t>p.value</w:t>
            </w:r>
            <w:proofErr w:type="spellEnd"/>
          </w:p>
        </w:tc>
      </w:tr>
      <w:tr w:rsidR="00736E7E" w14:paraId="32011760"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FDE6FA" w14:textId="77777777" w:rsidR="00736E7E" w:rsidRDefault="00035BFF">
            <w:pPr>
              <w:pStyle w:val="Body"/>
              <w:spacing w:after="0" w:line="240" w:lineRule="auto"/>
            </w:pPr>
            <w:proofErr w:type="spellStart"/>
            <w:r>
              <w:rPr>
                <w:sz w:val="22"/>
                <w:szCs w:val="22"/>
              </w:rPr>
              <w:t>annuals,AM-bare,AM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D92DCEF" w14:textId="77777777" w:rsidR="00736E7E" w:rsidRDefault="00035BFF">
            <w:pPr>
              <w:pStyle w:val="Body"/>
              <w:spacing w:after="0" w:line="240" w:lineRule="auto"/>
              <w:jc w:val="right"/>
            </w:pPr>
            <w:r>
              <w:rPr>
                <w:sz w:val="22"/>
                <w:szCs w:val="22"/>
              </w:rPr>
              <w:t>0.31079988</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632C50C" w14:textId="77777777" w:rsidR="00736E7E" w:rsidRDefault="00035BFF">
            <w:pPr>
              <w:pStyle w:val="Body"/>
              <w:spacing w:after="0" w:line="240" w:lineRule="auto"/>
              <w:jc w:val="right"/>
            </w:pPr>
            <w:r>
              <w:rPr>
                <w:sz w:val="22"/>
                <w:szCs w:val="22"/>
              </w:rPr>
              <w:t>0.193404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4BE1986"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BE62469" w14:textId="77777777" w:rsidR="00736E7E" w:rsidRDefault="00035BFF">
            <w:pPr>
              <w:pStyle w:val="Body"/>
              <w:spacing w:after="0" w:line="240" w:lineRule="auto"/>
              <w:jc w:val="right"/>
            </w:pPr>
            <w:r>
              <w:rPr>
                <w:sz w:val="22"/>
                <w:szCs w:val="22"/>
              </w:rPr>
              <w:t>1.607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0FBE36" w14:textId="77777777" w:rsidR="00736E7E" w:rsidRDefault="00035BFF">
            <w:pPr>
              <w:pStyle w:val="Body"/>
              <w:spacing w:after="0" w:line="240" w:lineRule="auto"/>
              <w:jc w:val="right"/>
            </w:pPr>
            <w:r>
              <w:rPr>
                <w:sz w:val="22"/>
                <w:szCs w:val="22"/>
              </w:rPr>
              <w:t>0.907</w:t>
            </w:r>
          </w:p>
        </w:tc>
      </w:tr>
      <w:tr w:rsidR="00736E7E" w14:paraId="7799012E"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EA9E28" w14:textId="77777777" w:rsidR="00736E7E" w:rsidRDefault="00035BFF">
            <w:pPr>
              <w:pStyle w:val="Body"/>
              <w:spacing w:after="0" w:line="240" w:lineRule="auto"/>
            </w:pPr>
            <w:proofErr w:type="spellStart"/>
            <w:r>
              <w:rPr>
                <w:sz w:val="22"/>
                <w:szCs w:val="22"/>
              </w:rPr>
              <w:t>annuals,AM-burrow,AM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C24E08" w14:textId="77777777" w:rsidR="00736E7E" w:rsidRDefault="00035BFF">
            <w:pPr>
              <w:pStyle w:val="Body"/>
              <w:spacing w:after="0" w:line="240" w:lineRule="auto"/>
              <w:jc w:val="right"/>
            </w:pPr>
            <w:r>
              <w:rPr>
                <w:sz w:val="22"/>
                <w:szCs w:val="22"/>
              </w:rPr>
              <w:t>-1.72643262</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385927" w14:textId="77777777" w:rsidR="00736E7E" w:rsidRDefault="00035BFF">
            <w:pPr>
              <w:pStyle w:val="Body"/>
              <w:spacing w:after="0" w:line="240" w:lineRule="auto"/>
              <w:jc w:val="right"/>
            </w:pPr>
            <w:r>
              <w:rPr>
                <w:sz w:val="22"/>
                <w:szCs w:val="22"/>
              </w:rPr>
              <w:t>0.156305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2C11B9E"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54D25FC" w14:textId="77777777" w:rsidR="00736E7E" w:rsidRDefault="00035BFF">
            <w:pPr>
              <w:pStyle w:val="Body"/>
              <w:spacing w:after="0" w:line="240" w:lineRule="auto"/>
              <w:jc w:val="right"/>
            </w:pPr>
            <w:r>
              <w:rPr>
                <w:sz w:val="22"/>
                <w:szCs w:val="22"/>
              </w:rPr>
              <w:t>-11.045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BB7071F" w14:textId="77777777" w:rsidR="00736E7E" w:rsidRDefault="00035BFF">
            <w:pPr>
              <w:pStyle w:val="Body"/>
              <w:spacing w:after="0" w:line="240" w:lineRule="auto"/>
            </w:pPr>
            <w:r>
              <w:rPr>
                <w:sz w:val="22"/>
                <w:szCs w:val="22"/>
              </w:rPr>
              <w:t>&lt;.0001</w:t>
            </w:r>
          </w:p>
        </w:tc>
      </w:tr>
      <w:tr w:rsidR="00736E7E" w14:paraId="3D2CC4E7"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3CF4882" w14:textId="77777777" w:rsidR="00736E7E" w:rsidRDefault="00035BFF">
            <w:pPr>
              <w:pStyle w:val="Body"/>
              <w:spacing w:after="0" w:line="240" w:lineRule="auto"/>
            </w:pPr>
            <w:proofErr w:type="spellStart"/>
            <w:r>
              <w:rPr>
                <w:sz w:val="22"/>
                <w:szCs w:val="22"/>
              </w:rPr>
              <w:t>annuals,AM-road,AM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21D7461" w14:textId="77777777" w:rsidR="00736E7E" w:rsidRDefault="00035BFF">
            <w:pPr>
              <w:pStyle w:val="Body"/>
              <w:spacing w:after="0" w:line="240" w:lineRule="auto"/>
              <w:jc w:val="right"/>
            </w:pPr>
            <w:r>
              <w:rPr>
                <w:sz w:val="22"/>
                <w:szCs w:val="22"/>
              </w:rPr>
              <w:t>1.1420974</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F0655DA" w14:textId="77777777" w:rsidR="00736E7E" w:rsidRDefault="00035BFF">
            <w:pPr>
              <w:pStyle w:val="Body"/>
              <w:spacing w:after="0" w:line="240" w:lineRule="auto"/>
              <w:jc w:val="right"/>
            </w:pPr>
            <w:r>
              <w:rPr>
                <w:sz w:val="22"/>
                <w:szCs w:val="22"/>
              </w:rPr>
              <w:t>0.323435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1850E7"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CE4B46A" w14:textId="77777777" w:rsidR="00736E7E" w:rsidRDefault="00035BFF">
            <w:pPr>
              <w:pStyle w:val="Body"/>
              <w:spacing w:after="0" w:line="240" w:lineRule="auto"/>
              <w:jc w:val="right"/>
            </w:pPr>
            <w:r>
              <w:rPr>
                <w:sz w:val="22"/>
                <w:szCs w:val="22"/>
              </w:rPr>
              <w:t>3.531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CEA2224" w14:textId="77777777" w:rsidR="00736E7E" w:rsidRDefault="00035BFF">
            <w:pPr>
              <w:pStyle w:val="Body"/>
              <w:spacing w:after="0" w:line="240" w:lineRule="auto"/>
              <w:jc w:val="right"/>
            </w:pPr>
            <w:r>
              <w:rPr>
                <w:sz w:val="22"/>
                <w:szCs w:val="22"/>
              </w:rPr>
              <w:t>0.0212</w:t>
            </w:r>
          </w:p>
        </w:tc>
      </w:tr>
      <w:tr w:rsidR="00736E7E" w14:paraId="5AA5EE97"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8A9546" w14:textId="77777777" w:rsidR="00736E7E" w:rsidRDefault="00035BFF">
            <w:pPr>
              <w:pStyle w:val="Body"/>
              <w:spacing w:after="0" w:line="240" w:lineRule="auto"/>
            </w:pPr>
            <w:proofErr w:type="spellStart"/>
            <w:r>
              <w:rPr>
                <w:sz w:val="22"/>
                <w:szCs w:val="22"/>
              </w:rPr>
              <w:t>annuals,AM-shrub,AM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48DA9F2" w14:textId="77777777" w:rsidR="00736E7E" w:rsidRDefault="00035BFF">
            <w:pPr>
              <w:pStyle w:val="Body"/>
              <w:spacing w:after="0" w:line="240" w:lineRule="auto"/>
              <w:jc w:val="right"/>
            </w:pPr>
            <w:r>
              <w:rPr>
                <w:sz w:val="22"/>
                <w:szCs w:val="22"/>
              </w:rPr>
              <w:t>-0.39834764</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BD8B25" w14:textId="77777777" w:rsidR="00736E7E" w:rsidRDefault="00035BFF">
            <w:pPr>
              <w:pStyle w:val="Body"/>
              <w:spacing w:after="0" w:line="240" w:lineRule="auto"/>
              <w:jc w:val="right"/>
            </w:pPr>
            <w:r>
              <w:rPr>
                <w:sz w:val="22"/>
                <w:szCs w:val="22"/>
              </w:rPr>
              <w:t>0.182157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78FE94D"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F6072A" w14:textId="77777777" w:rsidR="00736E7E" w:rsidRDefault="00035BFF">
            <w:pPr>
              <w:pStyle w:val="Body"/>
              <w:spacing w:after="0" w:line="240" w:lineRule="auto"/>
              <w:jc w:val="right"/>
            </w:pPr>
            <w:r>
              <w:rPr>
                <w:sz w:val="22"/>
                <w:szCs w:val="22"/>
              </w:rPr>
              <w:t>-2.187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77DA814" w14:textId="77777777" w:rsidR="00736E7E" w:rsidRDefault="00035BFF">
            <w:pPr>
              <w:pStyle w:val="Body"/>
              <w:spacing w:after="0" w:line="240" w:lineRule="auto"/>
              <w:jc w:val="right"/>
            </w:pPr>
            <w:r>
              <w:rPr>
                <w:sz w:val="22"/>
                <w:szCs w:val="22"/>
              </w:rPr>
              <w:t>0.5593</w:t>
            </w:r>
          </w:p>
        </w:tc>
      </w:tr>
      <w:tr w:rsidR="00736E7E" w14:paraId="21888FC8"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BF0334" w14:textId="77777777" w:rsidR="00736E7E" w:rsidRDefault="00035BFF">
            <w:pPr>
              <w:pStyle w:val="Body"/>
              <w:spacing w:after="0" w:line="240" w:lineRule="auto"/>
            </w:pPr>
            <w:proofErr w:type="spellStart"/>
            <w:r>
              <w:rPr>
                <w:sz w:val="22"/>
                <w:szCs w:val="22"/>
              </w:rPr>
              <w:t>annuals,AM-wash,AM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CEAAE64" w14:textId="77777777" w:rsidR="00736E7E" w:rsidRDefault="00035BFF">
            <w:pPr>
              <w:pStyle w:val="Body"/>
              <w:spacing w:after="0" w:line="240" w:lineRule="auto"/>
              <w:jc w:val="right"/>
            </w:pPr>
            <w:r>
              <w:rPr>
                <w:sz w:val="22"/>
                <w:szCs w:val="22"/>
              </w:rPr>
              <w:t>0.85441533</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2311DA0" w14:textId="77777777" w:rsidR="00736E7E" w:rsidRDefault="00035BFF">
            <w:pPr>
              <w:pStyle w:val="Body"/>
              <w:spacing w:after="0" w:line="240" w:lineRule="auto"/>
              <w:jc w:val="right"/>
            </w:pPr>
            <w:r>
              <w:rPr>
                <w:sz w:val="22"/>
                <w:szCs w:val="22"/>
              </w:rPr>
              <w:t>0.238728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4A6129"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D7E3A29" w14:textId="77777777" w:rsidR="00736E7E" w:rsidRDefault="00035BFF">
            <w:pPr>
              <w:pStyle w:val="Body"/>
              <w:spacing w:after="0" w:line="240" w:lineRule="auto"/>
              <w:jc w:val="right"/>
            </w:pPr>
            <w:r>
              <w:rPr>
                <w:sz w:val="22"/>
                <w:szCs w:val="22"/>
              </w:rPr>
              <w:t>3.579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8A0FAF" w14:textId="77777777" w:rsidR="00736E7E" w:rsidRDefault="00035BFF">
            <w:pPr>
              <w:pStyle w:val="Body"/>
              <w:spacing w:after="0" w:line="240" w:lineRule="auto"/>
              <w:jc w:val="right"/>
            </w:pPr>
            <w:r>
              <w:rPr>
                <w:sz w:val="22"/>
                <w:szCs w:val="22"/>
              </w:rPr>
              <w:t>0.0179</w:t>
            </w:r>
          </w:p>
        </w:tc>
      </w:tr>
      <w:tr w:rsidR="00736E7E" w14:paraId="1145597E"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00B204" w14:textId="77777777" w:rsidR="00736E7E" w:rsidRDefault="00035BFF">
            <w:pPr>
              <w:pStyle w:val="Body"/>
              <w:spacing w:after="0" w:line="240" w:lineRule="auto"/>
            </w:pPr>
            <w:proofErr w:type="spellStart"/>
            <w:r>
              <w:rPr>
                <w:sz w:val="22"/>
                <w:szCs w:val="22"/>
              </w:rPr>
              <w:t>annuals,AM-annuals,PM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8BA0C6F" w14:textId="77777777" w:rsidR="00736E7E" w:rsidRDefault="00035BFF">
            <w:pPr>
              <w:pStyle w:val="Body"/>
              <w:spacing w:after="0" w:line="240" w:lineRule="auto"/>
              <w:jc w:val="right"/>
            </w:pPr>
            <w:r>
              <w:rPr>
                <w:sz w:val="22"/>
                <w:szCs w:val="22"/>
              </w:rPr>
              <w:t>0.67209377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7BD505" w14:textId="77777777" w:rsidR="00736E7E" w:rsidRDefault="00035BFF">
            <w:pPr>
              <w:pStyle w:val="Body"/>
              <w:spacing w:after="0" w:line="240" w:lineRule="auto"/>
              <w:jc w:val="right"/>
            </w:pPr>
            <w:r>
              <w:rPr>
                <w:sz w:val="22"/>
                <w:szCs w:val="22"/>
              </w:rPr>
              <w:t>0.250885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DA7DA5D"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B70E871" w14:textId="77777777" w:rsidR="00736E7E" w:rsidRDefault="00035BFF">
            <w:pPr>
              <w:pStyle w:val="Body"/>
              <w:spacing w:after="0" w:line="240" w:lineRule="auto"/>
              <w:jc w:val="right"/>
            </w:pPr>
            <w:r>
              <w:rPr>
                <w:sz w:val="22"/>
                <w:szCs w:val="22"/>
              </w:rPr>
              <w:t>2.679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5921BE7" w14:textId="77777777" w:rsidR="00736E7E" w:rsidRDefault="00035BFF">
            <w:pPr>
              <w:pStyle w:val="Body"/>
              <w:spacing w:after="0" w:line="240" w:lineRule="auto"/>
              <w:jc w:val="right"/>
            </w:pPr>
            <w:r>
              <w:rPr>
                <w:sz w:val="22"/>
                <w:szCs w:val="22"/>
              </w:rPr>
              <w:t>0.2367</w:t>
            </w:r>
          </w:p>
        </w:tc>
      </w:tr>
      <w:tr w:rsidR="00736E7E" w14:paraId="540D01DB"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C86F1D2" w14:textId="77777777" w:rsidR="00736E7E" w:rsidRDefault="00035BFF">
            <w:pPr>
              <w:pStyle w:val="Body"/>
              <w:spacing w:after="0" w:line="240" w:lineRule="auto"/>
            </w:pPr>
            <w:proofErr w:type="spellStart"/>
            <w:r>
              <w:rPr>
                <w:sz w:val="22"/>
                <w:szCs w:val="22"/>
              </w:rPr>
              <w:t>annuals,AM-bare,PM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FF7BDDC" w14:textId="77777777" w:rsidR="00736E7E" w:rsidRDefault="00035BFF">
            <w:pPr>
              <w:pStyle w:val="Body"/>
              <w:spacing w:after="0" w:line="240" w:lineRule="auto"/>
              <w:jc w:val="right"/>
            </w:pPr>
            <w:r>
              <w:rPr>
                <w:sz w:val="22"/>
                <w:szCs w:val="22"/>
              </w:rPr>
              <w:t>1.03673688</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3B8014" w14:textId="77777777" w:rsidR="00736E7E" w:rsidRDefault="00035BFF">
            <w:pPr>
              <w:pStyle w:val="Body"/>
              <w:spacing w:after="0" w:line="240" w:lineRule="auto"/>
              <w:jc w:val="right"/>
            </w:pPr>
            <w:r>
              <w:rPr>
                <w:sz w:val="22"/>
                <w:szCs w:val="22"/>
              </w:rPr>
              <w:t>0.266977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BAD7354"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2E454B" w14:textId="77777777" w:rsidR="00736E7E" w:rsidRDefault="00035BFF">
            <w:pPr>
              <w:pStyle w:val="Body"/>
              <w:spacing w:after="0" w:line="240" w:lineRule="auto"/>
              <w:jc w:val="right"/>
            </w:pPr>
            <w:r>
              <w:rPr>
                <w:sz w:val="22"/>
                <w:szCs w:val="22"/>
              </w:rPr>
              <w:t>3.883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22517C0" w14:textId="77777777" w:rsidR="00736E7E" w:rsidRDefault="00035BFF">
            <w:pPr>
              <w:pStyle w:val="Body"/>
              <w:spacing w:after="0" w:line="240" w:lineRule="auto"/>
              <w:jc w:val="right"/>
            </w:pPr>
            <w:r>
              <w:rPr>
                <w:sz w:val="22"/>
                <w:szCs w:val="22"/>
              </w:rPr>
              <w:t>0.0058</w:t>
            </w:r>
          </w:p>
        </w:tc>
      </w:tr>
      <w:tr w:rsidR="00736E7E" w14:paraId="2BC5DA56"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20D17FC" w14:textId="77777777" w:rsidR="00736E7E" w:rsidRDefault="00035BFF">
            <w:pPr>
              <w:pStyle w:val="Body"/>
              <w:spacing w:after="0" w:line="240" w:lineRule="auto"/>
            </w:pPr>
            <w:proofErr w:type="spellStart"/>
            <w:r>
              <w:rPr>
                <w:sz w:val="22"/>
                <w:szCs w:val="22"/>
              </w:rPr>
              <w:t>annuals,AM-burrow,PM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B5DE7D4" w14:textId="77777777" w:rsidR="00736E7E" w:rsidRDefault="00035BFF">
            <w:pPr>
              <w:pStyle w:val="Body"/>
              <w:spacing w:after="0" w:line="240" w:lineRule="auto"/>
              <w:jc w:val="right"/>
            </w:pPr>
            <w:r>
              <w:rPr>
                <w:sz w:val="22"/>
                <w:szCs w:val="22"/>
              </w:rPr>
              <w:t>-1.50748634</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C937C37" w14:textId="77777777" w:rsidR="00736E7E" w:rsidRDefault="00035BFF">
            <w:pPr>
              <w:pStyle w:val="Body"/>
              <w:spacing w:after="0" w:line="240" w:lineRule="auto"/>
              <w:jc w:val="right"/>
            </w:pPr>
            <w:r>
              <w:rPr>
                <w:sz w:val="22"/>
                <w:szCs w:val="22"/>
              </w:rPr>
              <w:t>0.154578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113FC5"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C830B9" w14:textId="77777777" w:rsidR="00736E7E" w:rsidRDefault="00035BFF">
            <w:pPr>
              <w:pStyle w:val="Body"/>
              <w:spacing w:after="0" w:line="240" w:lineRule="auto"/>
              <w:jc w:val="right"/>
            </w:pPr>
            <w:r>
              <w:rPr>
                <w:sz w:val="22"/>
                <w:szCs w:val="22"/>
              </w:rPr>
              <w:t>-9.752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401FFFA" w14:textId="77777777" w:rsidR="00736E7E" w:rsidRDefault="00035BFF">
            <w:pPr>
              <w:pStyle w:val="Body"/>
              <w:spacing w:after="0" w:line="240" w:lineRule="auto"/>
            </w:pPr>
            <w:r>
              <w:rPr>
                <w:sz w:val="22"/>
                <w:szCs w:val="22"/>
              </w:rPr>
              <w:t>&lt;.0001</w:t>
            </w:r>
          </w:p>
        </w:tc>
      </w:tr>
      <w:tr w:rsidR="00736E7E" w14:paraId="522C0142"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055D7C7" w14:textId="77777777" w:rsidR="00736E7E" w:rsidRDefault="00035BFF">
            <w:pPr>
              <w:pStyle w:val="Body"/>
              <w:spacing w:after="0" w:line="240" w:lineRule="auto"/>
            </w:pPr>
            <w:proofErr w:type="spellStart"/>
            <w:r>
              <w:rPr>
                <w:sz w:val="22"/>
                <w:szCs w:val="22"/>
              </w:rPr>
              <w:t>annuals,AM-road,PM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843D285" w14:textId="77777777" w:rsidR="00736E7E" w:rsidRDefault="00035BFF">
            <w:pPr>
              <w:pStyle w:val="Body"/>
              <w:spacing w:after="0" w:line="240" w:lineRule="auto"/>
              <w:jc w:val="right"/>
            </w:pPr>
            <w:r>
              <w:rPr>
                <w:sz w:val="22"/>
                <w:szCs w:val="22"/>
              </w:rPr>
              <w:t>0.5359616</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CF0215E" w14:textId="77777777" w:rsidR="00736E7E" w:rsidRDefault="00035BFF">
            <w:pPr>
              <w:pStyle w:val="Body"/>
              <w:spacing w:after="0" w:line="240" w:lineRule="auto"/>
              <w:jc w:val="right"/>
            </w:pPr>
            <w:r>
              <w:rPr>
                <w:sz w:val="22"/>
                <w:szCs w:val="22"/>
              </w:rPr>
              <w:t>0.258324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33CDFF3"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1684E16" w14:textId="77777777" w:rsidR="00736E7E" w:rsidRDefault="00035BFF">
            <w:pPr>
              <w:pStyle w:val="Body"/>
              <w:spacing w:after="0" w:line="240" w:lineRule="auto"/>
              <w:jc w:val="right"/>
            </w:pPr>
            <w:r>
              <w:rPr>
                <w:sz w:val="22"/>
                <w:szCs w:val="22"/>
              </w:rPr>
              <w:t>2.075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9886F8C" w14:textId="77777777" w:rsidR="00736E7E" w:rsidRDefault="00035BFF">
            <w:pPr>
              <w:pStyle w:val="Body"/>
              <w:spacing w:after="0" w:line="240" w:lineRule="auto"/>
              <w:jc w:val="right"/>
            </w:pPr>
            <w:r>
              <w:rPr>
                <w:sz w:val="22"/>
                <w:szCs w:val="22"/>
              </w:rPr>
              <w:t>0.641</w:t>
            </w:r>
          </w:p>
        </w:tc>
      </w:tr>
      <w:tr w:rsidR="00736E7E" w14:paraId="2E72FA52"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D39320A" w14:textId="77777777" w:rsidR="00736E7E" w:rsidRDefault="00035BFF">
            <w:pPr>
              <w:pStyle w:val="Body"/>
              <w:spacing w:after="0" w:line="240" w:lineRule="auto"/>
            </w:pPr>
            <w:proofErr w:type="spellStart"/>
            <w:r>
              <w:rPr>
                <w:sz w:val="22"/>
                <w:szCs w:val="22"/>
              </w:rPr>
              <w:t>annuals,AM-shrub,PM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41AD82" w14:textId="77777777" w:rsidR="00736E7E" w:rsidRDefault="00035BFF">
            <w:pPr>
              <w:pStyle w:val="Body"/>
              <w:spacing w:after="0" w:line="240" w:lineRule="auto"/>
              <w:jc w:val="right"/>
            </w:pPr>
            <w:r>
              <w:rPr>
                <w:sz w:val="22"/>
                <w:szCs w:val="22"/>
              </w:rPr>
              <w:t>-1.06434383</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0AA2213" w14:textId="77777777" w:rsidR="00736E7E" w:rsidRDefault="00035BFF">
            <w:pPr>
              <w:pStyle w:val="Body"/>
              <w:spacing w:after="0" w:line="240" w:lineRule="auto"/>
              <w:jc w:val="right"/>
            </w:pPr>
            <w:r>
              <w:rPr>
                <w:sz w:val="22"/>
                <w:szCs w:val="22"/>
              </w:rPr>
              <w:t>0.174502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9EA288A"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72216DE" w14:textId="77777777" w:rsidR="00736E7E" w:rsidRDefault="00035BFF">
            <w:pPr>
              <w:pStyle w:val="Body"/>
              <w:spacing w:after="0" w:line="240" w:lineRule="auto"/>
              <w:jc w:val="right"/>
            </w:pPr>
            <w:r>
              <w:rPr>
                <w:sz w:val="22"/>
                <w:szCs w:val="22"/>
              </w:rPr>
              <w:t>-6.099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1D4093B" w14:textId="77777777" w:rsidR="00736E7E" w:rsidRDefault="00035BFF">
            <w:pPr>
              <w:pStyle w:val="Body"/>
              <w:spacing w:after="0" w:line="240" w:lineRule="auto"/>
            </w:pPr>
            <w:r>
              <w:rPr>
                <w:sz w:val="22"/>
                <w:szCs w:val="22"/>
              </w:rPr>
              <w:t>&lt;.0001</w:t>
            </w:r>
          </w:p>
        </w:tc>
      </w:tr>
      <w:tr w:rsidR="00736E7E" w14:paraId="51AC74FF"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BF9E61F" w14:textId="77777777" w:rsidR="00736E7E" w:rsidRDefault="00035BFF">
            <w:pPr>
              <w:pStyle w:val="Body"/>
              <w:spacing w:after="0" w:line="240" w:lineRule="auto"/>
            </w:pPr>
            <w:proofErr w:type="spellStart"/>
            <w:r>
              <w:rPr>
                <w:sz w:val="22"/>
                <w:szCs w:val="22"/>
              </w:rPr>
              <w:t>annuals,AM-wash,PM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CFDEDEF" w14:textId="77777777" w:rsidR="00736E7E" w:rsidRDefault="00035BFF">
            <w:pPr>
              <w:pStyle w:val="Body"/>
              <w:spacing w:after="0" w:line="240" w:lineRule="auto"/>
              <w:jc w:val="right"/>
            </w:pPr>
            <w:r>
              <w:rPr>
                <w:sz w:val="22"/>
                <w:szCs w:val="22"/>
              </w:rPr>
              <w:t>0.30677573</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9DA5EC" w14:textId="77777777" w:rsidR="00736E7E" w:rsidRDefault="00035BFF">
            <w:pPr>
              <w:pStyle w:val="Body"/>
              <w:spacing w:after="0" w:line="240" w:lineRule="auto"/>
              <w:jc w:val="right"/>
            </w:pPr>
            <w:r>
              <w:rPr>
                <w:sz w:val="22"/>
                <w:szCs w:val="22"/>
              </w:rPr>
              <w:t>0.182551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EF2F5C6"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CB78C2" w14:textId="77777777" w:rsidR="00736E7E" w:rsidRDefault="00035BFF">
            <w:pPr>
              <w:pStyle w:val="Body"/>
              <w:spacing w:after="0" w:line="240" w:lineRule="auto"/>
              <w:jc w:val="right"/>
            </w:pPr>
            <w:r>
              <w:rPr>
                <w:sz w:val="22"/>
                <w:szCs w:val="22"/>
              </w:rPr>
              <w:t>1.68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E47D6C" w14:textId="77777777" w:rsidR="00736E7E" w:rsidRDefault="00035BFF">
            <w:pPr>
              <w:pStyle w:val="Body"/>
              <w:spacing w:after="0" w:line="240" w:lineRule="auto"/>
              <w:jc w:val="right"/>
            </w:pPr>
            <w:r>
              <w:rPr>
                <w:sz w:val="22"/>
                <w:szCs w:val="22"/>
              </w:rPr>
              <w:t>0.8774</w:t>
            </w:r>
          </w:p>
        </w:tc>
      </w:tr>
      <w:tr w:rsidR="00736E7E" w14:paraId="482CBDF7"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0112F87" w14:textId="77777777" w:rsidR="00736E7E" w:rsidRDefault="00035BFF">
            <w:pPr>
              <w:pStyle w:val="Body"/>
              <w:spacing w:after="0" w:line="240" w:lineRule="auto"/>
            </w:pPr>
            <w:proofErr w:type="spellStart"/>
            <w:r>
              <w:rPr>
                <w:sz w:val="22"/>
                <w:szCs w:val="22"/>
              </w:rPr>
              <w:t>bare,AM-burrow,AM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594688" w14:textId="77777777" w:rsidR="00736E7E" w:rsidRDefault="00035BFF">
            <w:pPr>
              <w:pStyle w:val="Body"/>
              <w:spacing w:after="0" w:line="240" w:lineRule="auto"/>
              <w:jc w:val="right"/>
            </w:pPr>
            <w:r>
              <w:rPr>
                <w:sz w:val="22"/>
                <w:szCs w:val="22"/>
              </w:rPr>
              <w:t>-2.0372325</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1F385E2" w14:textId="77777777" w:rsidR="00736E7E" w:rsidRDefault="00035BFF">
            <w:pPr>
              <w:pStyle w:val="Body"/>
              <w:spacing w:after="0" w:line="240" w:lineRule="auto"/>
              <w:jc w:val="right"/>
            </w:pPr>
            <w:r>
              <w:rPr>
                <w:sz w:val="22"/>
                <w:szCs w:val="22"/>
              </w:rPr>
              <w:t>0.138864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63E49A"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145B5F3" w14:textId="77777777" w:rsidR="00736E7E" w:rsidRDefault="00035BFF">
            <w:pPr>
              <w:pStyle w:val="Body"/>
              <w:spacing w:after="0" w:line="240" w:lineRule="auto"/>
              <w:jc w:val="right"/>
            </w:pPr>
            <w:r>
              <w:rPr>
                <w:sz w:val="22"/>
                <w:szCs w:val="22"/>
              </w:rPr>
              <w:t>-14.671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A61E21F" w14:textId="77777777" w:rsidR="00736E7E" w:rsidRDefault="00035BFF">
            <w:pPr>
              <w:pStyle w:val="Body"/>
              <w:spacing w:after="0" w:line="240" w:lineRule="auto"/>
            </w:pPr>
            <w:r>
              <w:rPr>
                <w:sz w:val="22"/>
                <w:szCs w:val="22"/>
              </w:rPr>
              <w:t>&lt;.0001</w:t>
            </w:r>
          </w:p>
        </w:tc>
      </w:tr>
      <w:tr w:rsidR="00736E7E" w14:paraId="1EA09F14"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8097F3" w14:textId="77777777" w:rsidR="00736E7E" w:rsidRDefault="00035BFF">
            <w:pPr>
              <w:pStyle w:val="Body"/>
              <w:spacing w:after="0" w:line="240" w:lineRule="auto"/>
            </w:pPr>
            <w:proofErr w:type="spellStart"/>
            <w:r>
              <w:rPr>
                <w:sz w:val="22"/>
                <w:szCs w:val="22"/>
              </w:rPr>
              <w:t>bare,AM-road,AM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B5242B6" w14:textId="77777777" w:rsidR="00736E7E" w:rsidRDefault="00035BFF">
            <w:pPr>
              <w:pStyle w:val="Body"/>
              <w:spacing w:after="0" w:line="240" w:lineRule="auto"/>
              <w:jc w:val="right"/>
            </w:pPr>
            <w:r>
              <w:rPr>
                <w:sz w:val="22"/>
                <w:szCs w:val="22"/>
              </w:rPr>
              <w:t>0.83129752</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DD5F64A" w14:textId="77777777" w:rsidR="00736E7E" w:rsidRDefault="00035BFF">
            <w:pPr>
              <w:pStyle w:val="Body"/>
              <w:spacing w:after="0" w:line="240" w:lineRule="auto"/>
              <w:jc w:val="right"/>
            </w:pPr>
            <w:r>
              <w:rPr>
                <w:sz w:val="22"/>
                <w:szCs w:val="22"/>
              </w:rPr>
              <w:t>0.315376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4565B3C"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FF6EB49" w14:textId="77777777" w:rsidR="00736E7E" w:rsidRDefault="00035BFF">
            <w:pPr>
              <w:pStyle w:val="Body"/>
              <w:spacing w:after="0" w:line="240" w:lineRule="auto"/>
              <w:jc w:val="right"/>
            </w:pPr>
            <w:r>
              <w:rPr>
                <w:sz w:val="22"/>
                <w:szCs w:val="22"/>
              </w:rPr>
              <w:t>2.636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AD04DF" w14:textId="77777777" w:rsidR="00736E7E" w:rsidRDefault="00035BFF">
            <w:pPr>
              <w:pStyle w:val="Body"/>
              <w:spacing w:after="0" w:line="240" w:lineRule="auto"/>
              <w:jc w:val="right"/>
            </w:pPr>
            <w:r>
              <w:rPr>
                <w:sz w:val="22"/>
                <w:szCs w:val="22"/>
              </w:rPr>
              <w:t>0.2594</w:t>
            </w:r>
          </w:p>
        </w:tc>
      </w:tr>
      <w:tr w:rsidR="00736E7E" w14:paraId="701A3FD0"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03815C" w14:textId="77777777" w:rsidR="00736E7E" w:rsidRDefault="00035BFF">
            <w:pPr>
              <w:pStyle w:val="Body"/>
              <w:spacing w:after="0" w:line="240" w:lineRule="auto"/>
            </w:pPr>
            <w:proofErr w:type="spellStart"/>
            <w:r>
              <w:rPr>
                <w:sz w:val="22"/>
                <w:szCs w:val="22"/>
              </w:rPr>
              <w:t>bare,AM-shrub,AM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8657A7" w14:textId="77777777" w:rsidR="00736E7E" w:rsidRDefault="00035BFF">
            <w:pPr>
              <w:pStyle w:val="Body"/>
              <w:spacing w:after="0" w:line="240" w:lineRule="auto"/>
              <w:jc w:val="right"/>
            </w:pPr>
            <w:r>
              <w:rPr>
                <w:sz w:val="22"/>
                <w:szCs w:val="22"/>
              </w:rPr>
              <w:t>-0.70914752</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4DD621C" w14:textId="77777777" w:rsidR="00736E7E" w:rsidRDefault="00035BFF">
            <w:pPr>
              <w:pStyle w:val="Body"/>
              <w:spacing w:after="0" w:line="240" w:lineRule="auto"/>
              <w:jc w:val="right"/>
            </w:pPr>
            <w:r>
              <w:rPr>
                <w:sz w:val="22"/>
                <w:szCs w:val="22"/>
              </w:rPr>
              <w:t>0.167432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0987BD"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4A94702" w14:textId="77777777" w:rsidR="00736E7E" w:rsidRDefault="00035BFF">
            <w:pPr>
              <w:pStyle w:val="Body"/>
              <w:spacing w:after="0" w:line="240" w:lineRule="auto"/>
              <w:jc w:val="right"/>
            </w:pPr>
            <w:r>
              <w:rPr>
                <w:sz w:val="22"/>
                <w:szCs w:val="22"/>
              </w:rPr>
              <w:t>-4.235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D160067" w14:textId="77777777" w:rsidR="00736E7E" w:rsidRDefault="00035BFF">
            <w:pPr>
              <w:pStyle w:val="Body"/>
              <w:spacing w:after="0" w:line="240" w:lineRule="auto"/>
              <w:jc w:val="right"/>
            </w:pPr>
            <w:r>
              <w:rPr>
                <w:sz w:val="22"/>
                <w:szCs w:val="22"/>
              </w:rPr>
              <w:t>0.0014</w:t>
            </w:r>
          </w:p>
        </w:tc>
      </w:tr>
      <w:tr w:rsidR="00736E7E" w14:paraId="709AD1A7"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0F0AF2" w14:textId="77777777" w:rsidR="00736E7E" w:rsidRDefault="00035BFF">
            <w:pPr>
              <w:pStyle w:val="Body"/>
              <w:spacing w:after="0" w:line="240" w:lineRule="auto"/>
            </w:pPr>
            <w:proofErr w:type="spellStart"/>
            <w:r>
              <w:rPr>
                <w:sz w:val="22"/>
                <w:szCs w:val="22"/>
              </w:rPr>
              <w:t>bare,AM-wash,AM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23AD78" w14:textId="77777777" w:rsidR="00736E7E" w:rsidRDefault="00035BFF">
            <w:pPr>
              <w:pStyle w:val="Body"/>
              <w:spacing w:after="0" w:line="240" w:lineRule="auto"/>
              <w:jc w:val="right"/>
            </w:pPr>
            <w:r>
              <w:rPr>
                <w:sz w:val="22"/>
                <w:szCs w:val="22"/>
              </w:rPr>
              <w:t>0.54361545</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9C2C057" w14:textId="77777777" w:rsidR="00736E7E" w:rsidRDefault="00035BFF">
            <w:pPr>
              <w:pStyle w:val="Body"/>
              <w:spacing w:after="0" w:line="240" w:lineRule="auto"/>
              <w:jc w:val="right"/>
            </w:pPr>
            <w:r>
              <w:rPr>
                <w:sz w:val="22"/>
                <w:szCs w:val="22"/>
              </w:rPr>
              <w:t>0.22769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F59AB3C"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E0B10A2" w14:textId="77777777" w:rsidR="00736E7E" w:rsidRDefault="00035BFF">
            <w:pPr>
              <w:pStyle w:val="Body"/>
              <w:spacing w:after="0" w:line="240" w:lineRule="auto"/>
              <w:jc w:val="right"/>
            </w:pPr>
            <w:r>
              <w:rPr>
                <w:sz w:val="22"/>
                <w:szCs w:val="22"/>
              </w:rPr>
              <w:t>2.388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98A1029" w14:textId="77777777" w:rsidR="00736E7E" w:rsidRDefault="00035BFF">
            <w:pPr>
              <w:pStyle w:val="Body"/>
              <w:spacing w:after="0" w:line="240" w:lineRule="auto"/>
              <w:jc w:val="right"/>
            </w:pPr>
            <w:r>
              <w:rPr>
                <w:sz w:val="22"/>
                <w:szCs w:val="22"/>
              </w:rPr>
              <w:t>0.4145</w:t>
            </w:r>
          </w:p>
        </w:tc>
      </w:tr>
      <w:tr w:rsidR="00736E7E" w14:paraId="14D9991B"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69EEEC" w14:textId="77777777" w:rsidR="00736E7E" w:rsidRDefault="00035BFF">
            <w:pPr>
              <w:pStyle w:val="Body"/>
              <w:spacing w:after="0" w:line="240" w:lineRule="auto"/>
            </w:pPr>
            <w:proofErr w:type="spellStart"/>
            <w:r>
              <w:rPr>
                <w:sz w:val="22"/>
                <w:szCs w:val="22"/>
              </w:rPr>
              <w:t>bare,AM-annuals,PM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0FFCC4B" w14:textId="77777777" w:rsidR="00736E7E" w:rsidRDefault="00035BFF">
            <w:pPr>
              <w:pStyle w:val="Body"/>
              <w:spacing w:after="0" w:line="240" w:lineRule="auto"/>
              <w:jc w:val="right"/>
            </w:pPr>
            <w:r>
              <w:rPr>
                <w:sz w:val="22"/>
                <w:szCs w:val="22"/>
              </w:rPr>
              <w:t>0.36129389</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04D3D20" w14:textId="77777777" w:rsidR="00736E7E" w:rsidRDefault="00035BFF">
            <w:pPr>
              <w:pStyle w:val="Body"/>
              <w:spacing w:after="0" w:line="240" w:lineRule="auto"/>
              <w:jc w:val="right"/>
            </w:pPr>
            <w:r>
              <w:rPr>
                <w:sz w:val="22"/>
                <w:szCs w:val="22"/>
              </w:rPr>
              <w:t>0.240407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E2ED356"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56E5480" w14:textId="77777777" w:rsidR="00736E7E" w:rsidRDefault="00035BFF">
            <w:pPr>
              <w:pStyle w:val="Body"/>
              <w:spacing w:after="0" w:line="240" w:lineRule="auto"/>
              <w:jc w:val="right"/>
            </w:pPr>
            <w:r>
              <w:rPr>
                <w:sz w:val="22"/>
                <w:szCs w:val="22"/>
              </w:rPr>
              <w:t>1.503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4AC6633" w14:textId="77777777" w:rsidR="00736E7E" w:rsidRDefault="00035BFF">
            <w:pPr>
              <w:pStyle w:val="Body"/>
              <w:spacing w:after="0" w:line="240" w:lineRule="auto"/>
              <w:jc w:val="right"/>
            </w:pPr>
            <w:r>
              <w:rPr>
                <w:sz w:val="22"/>
                <w:szCs w:val="22"/>
              </w:rPr>
              <w:t>0.9403</w:t>
            </w:r>
          </w:p>
        </w:tc>
      </w:tr>
      <w:tr w:rsidR="00736E7E" w14:paraId="1F241BFC"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AD36DE8" w14:textId="77777777" w:rsidR="00736E7E" w:rsidRDefault="00035BFF">
            <w:pPr>
              <w:pStyle w:val="Body"/>
              <w:spacing w:after="0" w:line="240" w:lineRule="auto"/>
            </w:pPr>
            <w:proofErr w:type="spellStart"/>
            <w:r>
              <w:rPr>
                <w:sz w:val="22"/>
                <w:szCs w:val="22"/>
              </w:rPr>
              <w:t>bare,AM-bare,PM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2C59F7" w14:textId="77777777" w:rsidR="00736E7E" w:rsidRDefault="00035BFF">
            <w:pPr>
              <w:pStyle w:val="Body"/>
              <w:spacing w:after="0" w:line="240" w:lineRule="auto"/>
              <w:jc w:val="right"/>
            </w:pPr>
            <w:r>
              <w:rPr>
                <w:sz w:val="22"/>
                <w:szCs w:val="22"/>
              </w:rPr>
              <w:t>0.725937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C8415CB" w14:textId="77777777" w:rsidR="00736E7E" w:rsidRDefault="00035BFF">
            <w:pPr>
              <w:pStyle w:val="Body"/>
              <w:spacing w:after="0" w:line="240" w:lineRule="auto"/>
              <w:jc w:val="right"/>
            </w:pPr>
            <w:r>
              <w:rPr>
                <w:sz w:val="22"/>
                <w:szCs w:val="22"/>
              </w:rPr>
              <w:t>0.257155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450E60"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4535A4" w14:textId="77777777" w:rsidR="00736E7E" w:rsidRDefault="00035BFF">
            <w:pPr>
              <w:pStyle w:val="Body"/>
              <w:spacing w:after="0" w:line="240" w:lineRule="auto"/>
              <w:jc w:val="right"/>
            </w:pPr>
            <w:r>
              <w:rPr>
                <w:sz w:val="22"/>
                <w:szCs w:val="22"/>
              </w:rPr>
              <w:t>2.823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027BA55" w14:textId="77777777" w:rsidR="00736E7E" w:rsidRDefault="00035BFF">
            <w:pPr>
              <w:pStyle w:val="Body"/>
              <w:spacing w:after="0" w:line="240" w:lineRule="auto"/>
              <w:jc w:val="right"/>
            </w:pPr>
            <w:r>
              <w:rPr>
                <w:sz w:val="22"/>
                <w:szCs w:val="22"/>
              </w:rPr>
              <w:t>0.1702</w:t>
            </w:r>
          </w:p>
        </w:tc>
      </w:tr>
      <w:tr w:rsidR="00736E7E" w14:paraId="0C0F7793"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7524280" w14:textId="77777777" w:rsidR="00736E7E" w:rsidRDefault="00035BFF">
            <w:pPr>
              <w:pStyle w:val="Body"/>
              <w:spacing w:after="0" w:line="240" w:lineRule="auto"/>
            </w:pPr>
            <w:proofErr w:type="spellStart"/>
            <w:r>
              <w:rPr>
                <w:sz w:val="22"/>
                <w:szCs w:val="22"/>
              </w:rPr>
              <w:t>bare,AM-burrow,PM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CE0BEE" w14:textId="77777777" w:rsidR="00736E7E" w:rsidRDefault="00035BFF">
            <w:pPr>
              <w:pStyle w:val="Body"/>
              <w:spacing w:after="0" w:line="240" w:lineRule="auto"/>
              <w:jc w:val="right"/>
            </w:pPr>
            <w:r>
              <w:rPr>
                <w:sz w:val="22"/>
                <w:szCs w:val="22"/>
              </w:rPr>
              <w:t>-1.81828622</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0AC84BA" w14:textId="77777777" w:rsidR="00736E7E" w:rsidRDefault="00035BFF">
            <w:pPr>
              <w:pStyle w:val="Body"/>
              <w:spacing w:after="0" w:line="240" w:lineRule="auto"/>
              <w:jc w:val="right"/>
            </w:pPr>
            <w:r>
              <w:rPr>
                <w:sz w:val="22"/>
                <w:szCs w:val="22"/>
              </w:rPr>
              <w:t>0.136917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56C902F"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0E45942" w14:textId="77777777" w:rsidR="00736E7E" w:rsidRDefault="00035BFF">
            <w:pPr>
              <w:pStyle w:val="Body"/>
              <w:spacing w:after="0" w:line="240" w:lineRule="auto"/>
              <w:jc w:val="right"/>
            </w:pPr>
            <w:r>
              <w:rPr>
                <w:sz w:val="22"/>
                <w:szCs w:val="22"/>
              </w:rPr>
              <w:t>-13.28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340E7F5" w14:textId="77777777" w:rsidR="00736E7E" w:rsidRDefault="00035BFF">
            <w:pPr>
              <w:pStyle w:val="Body"/>
              <w:spacing w:after="0" w:line="240" w:lineRule="auto"/>
            </w:pPr>
            <w:r>
              <w:rPr>
                <w:sz w:val="22"/>
                <w:szCs w:val="22"/>
              </w:rPr>
              <w:t>&lt;.0001</w:t>
            </w:r>
          </w:p>
        </w:tc>
      </w:tr>
      <w:tr w:rsidR="00736E7E" w14:paraId="6BEF7D81"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6B0683" w14:textId="77777777" w:rsidR="00736E7E" w:rsidRDefault="00035BFF">
            <w:pPr>
              <w:pStyle w:val="Body"/>
              <w:spacing w:after="0" w:line="240" w:lineRule="auto"/>
            </w:pPr>
            <w:proofErr w:type="spellStart"/>
            <w:r>
              <w:rPr>
                <w:sz w:val="22"/>
                <w:szCs w:val="22"/>
              </w:rPr>
              <w:t>bare,AM-road,PM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CE5ADB3" w14:textId="77777777" w:rsidR="00736E7E" w:rsidRDefault="00035BFF">
            <w:pPr>
              <w:pStyle w:val="Body"/>
              <w:spacing w:after="0" w:line="240" w:lineRule="auto"/>
              <w:jc w:val="right"/>
            </w:pPr>
            <w:r>
              <w:rPr>
                <w:sz w:val="22"/>
                <w:szCs w:val="22"/>
              </w:rPr>
              <w:t>0.22516172</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458B43" w14:textId="77777777" w:rsidR="00736E7E" w:rsidRDefault="00035BFF">
            <w:pPr>
              <w:pStyle w:val="Body"/>
              <w:spacing w:after="0" w:line="240" w:lineRule="auto"/>
              <w:jc w:val="right"/>
            </w:pPr>
            <w:r>
              <w:rPr>
                <w:sz w:val="22"/>
                <w:szCs w:val="22"/>
              </w:rPr>
              <w:t>0.24816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0FC5E02"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CAF564E" w14:textId="77777777" w:rsidR="00736E7E" w:rsidRDefault="00035BFF">
            <w:pPr>
              <w:pStyle w:val="Body"/>
              <w:spacing w:after="0" w:line="240" w:lineRule="auto"/>
              <w:jc w:val="right"/>
            </w:pPr>
            <w:r>
              <w:rPr>
                <w:sz w:val="22"/>
                <w:szCs w:val="22"/>
              </w:rPr>
              <w:t>0.907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D8ED788" w14:textId="77777777" w:rsidR="00736E7E" w:rsidRDefault="00035BFF">
            <w:pPr>
              <w:pStyle w:val="Body"/>
              <w:spacing w:after="0" w:line="240" w:lineRule="auto"/>
              <w:jc w:val="right"/>
            </w:pPr>
            <w:r>
              <w:rPr>
                <w:sz w:val="22"/>
                <w:szCs w:val="22"/>
              </w:rPr>
              <w:t>0.9991</w:t>
            </w:r>
          </w:p>
        </w:tc>
      </w:tr>
      <w:tr w:rsidR="00736E7E" w14:paraId="2E40A858"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DAEBCDE" w14:textId="77777777" w:rsidR="00736E7E" w:rsidRDefault="00035BFF">
            <w:pPr>
              <w:pStyle w:val="Body"/>
              <w:spacing w:after="0" w:line="240" w:lineRule="auto"/>
            </w:pPr>
            <w:proofErr w:type="spellStart"/>
            <w:r>
              <w:rPr>
                <w:sz w:val="22"/>
                <w:szCs w:val="22"/>
              </w:rPr>
              <w:t>bare,AM-shrub,PM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9065FF" w14:textId="77777777" w:rsidR="00736E7E" w:rsidRDefault="00035BFF">
            <w:pPr>
              <w:pStyle w:val="Body"/>
              <w:spacing w:after="0" w:line="240" w:lineRule="auto"/>
              <w:jc w:val="right"/>
            </w:pPr>
            <w:r>
              <w:rPr>
                <w:sz w:val="22"/>
                <w:szCs w:val="22"/>
              </w:rPr>
              <w:t>-1.37514371</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5A596D8" w14:textId="77777777" w:rsidR="00736E7E" w:rsidRDefault="00035BFF">
            <w:pPr>
              <w:pStyle w:val="Body"/>
              <w:spacing w:after="0" w:line="240" w:lineRule="auto"/>
              <w:jc w:val="right"/>
            </w:pPr>
            <w:r>
              <w:rPr>
                <w:sz w:val="22"/>
                <w:szCs w:val="22"/>
              </w:rPr>
              <w:t>0.159069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98A094"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6552BE0" w14:textId="77777777" w:rsidR="00736E7E" w:rsidRDefault="00035BFF">
            <w:pPr>
              <w:pStyle w:val="Body"/>
              <w:spacing w:after="0" w:line="240" w:lineRule="auto"/>
              <w:jc w:val="right"/>
            </w:pPr>
            <w:r>
              <w:rPr>
                <w:sz w:val="22"/>
                <w:szCs w:val="22"/>
              </w:rPr>
              <w:t>-8.645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C810F9B" w14:textId="77777777" w:rsidR="00736E7E" w:rsidRDefault="00035BFF">
            <w:pPr>
              <w:pStyle w:val="Body"/>
              <w:spacing w:after="0" w:line="240" w:lineRule="auto"/>
            </w:pPr>
            <w:r>
              <w:rPr>
                <w:sz w:val="22"/>
                <w:szCs w:val="22"/>
              </w:rPr>
              <w:t>&lt;.0001</w:t>
            </w:r>
          </w:p>
        </w:tc>
      </w:tr>
      <w:tr w:rsidR="00736E7E" w14:paraId="15589D06"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186F557" w14:textId="77777777" w:rsidR="00736E7E" w:rsidRDefault="00035BFF">
            <w:pPr>
              <w:pStyle w:val="Body"/>
              <w:spacing w:after="0" w:line="240" w:lineRule="auto"/>
            </w:pPr>
            <w:proofErr w:type="spellStart"/>
            <w:r>
              <w:rPr>
                <w:sz w:val="22"/>
                <w:szCs w:val="22"/>
              </w:rPr>
              <w:t>bare,AM-wash,PM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17EB504" w14:textId="77777777" w:rsidR="00736E7E" w:rsidRDefault="00035BFF">
            <w:pPr>
              <w:pStyle w:val="Body"/>
              <w:spacing w:after="0" w:line="240" w:lineRule="auto"/>
              <w:jc w:val="right"/>
            </w:pPr>
            <w:r>
              <w:rPr>
                <w:sz w:val="22"/>
                <w:szCs w:val="22"/>
              </w:rPr>
              <w:t>-0.00402415</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4F32CF3" w14:textId="77777777" w:rsidR="00736E7E" w:rsidRDefault="00035BFF">
            <w:pPr>
              <w:pStyle w:val="Body"/>
              <w:spacing w:after="0" w:line="240" w:lineRule="auto"/>
              <w:jc w:val="right"/>
            </w:pPr>
            <w:r>
              <w:rPr>
                <w:sz w:val="22"/>
                <w:szCs w:val="22"/>
              </w:rPr>
              <w:t>0.16786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0104B17"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C1DAD96" w14:textId="77777777" w:rsidR="00736E7E" w:rsidRDefault="00035BFF">
            <w:pPr>
              <w:pStyle w:val="Body"/>
              <w:spacing w:after="0" w:line="240" w:lineRule="auto"/>
              <w:jc w:val="right"/>
            </w:pPr>
            <w:r>
              <w:rPr>
                <w:sz w:val="22"/>
                <w:szCs w:val="22"/>
              </w:rPr>
              <w:t>-0.024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999337A" w14:textId="77777777" w:rsidR="00736E7E" w:rsidRDefault="00035BFF">
            <w:pPr>
              <w:pStyle w:val="Body"/>
              <w:spacing w:after="0" w:line="240" w:lineRule="auto"/>
              <w:jc w:val="right"/>
            </w:pPr>
            <w:r>
              <w:rPr>
                <w:sz w:val="22"/>
                <w:szCs w:val="22"/>
              </w:rPr>
              <w:t>1</w:t>
            </w:r>
          </w:p>
        </w:tc>
      </w:tr>
      <w:tr w:rsidR="00736E7E" w14:paraId="1BFE473B"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38CB085" w14:textId="77777777" w:rsidR="00736E7E" w:rsidRDefault="00035BFF">
            <w:pPr>
              <w:pStyle w:val="Body"/>
              <w:spacing w:after="0" w:line="240" w:lineRule="auto"/>
            </w:pPr>
            <w:proofErr w:type="spellStart"/>
            <w:r>
              <w:rPr>
                <w:sz w:val="22"/>
                <w:szCs w:val="22"/>
              </w:rPr>
              <w:t>burrow,AM-road,AM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75CA0C7" w14:textId="77777777" w:rsidR="00736E7E" w:rsidRDefault="00035BFF">
            <w:pPr>
              <w:pStyle w:val="Body"/>
              <w:spacing w:after="0" w:line="240" w:lineRule="auto"/>
              <w:jc w:val="right"/>
            </w:pPr>
            <w:r>
              <w:rPr>
                <w:sz w:val="22"/>
                <w:szCs w:val="22"/>
              </w:rPr>
              <w:t>2.86853002</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790D08D" w14:textId="77777777" w:rsidR="00736E7E" w:rsidRDefault="00035BFF">
            <w:pPr>
              <w:pStyle w:val="Body"/>
              <w:spacing w:after="0" w:line="240" w:lineRule="auto"/>
              <w:jc w:val="right"/>
            </w:pPr>
            <w:r>
              <w:rPr>
                <w:sz w:val="22"/>
                <w:szCs w:val="22"/>
              </w:rPr>
              <w:t>0.294088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99D9E65"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ED2551E" w14:textId="77777777" w:rsidR="00736E7E" w:rsidRDefault="00035BFF">
            <w:pPr>
              <w:pStyle w:val="Body"/>
              <w:spacing w:after="0" w:line="240" w:lineRule="auto"/>
              <w:jc w:val="right"/>
            </w:pPr>
            <w:r>
              <w:rPr>
                <w:sz w:val="22"/>
                <w:szCs w:val="22"/>
              </w:rPr>
              <w:t>9.754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6184439" w14:textId="77777777" w:rsidR="00736E7E" w:rsidRDefault="00035BFF">
            <w:pPr>
              <w:pStyle w:val="Body"/>
              <w:spacing w:after="0" w:line="240" w:lineRule="auto"/>
            </w:pPr>
            <w:r>
              <w:rPr>
                <w:sz w:val="22"/>
                <w:szCs w:val="22"/>
              </w:rPr>
              <w:t>&lt;.0001</w:t>
            </w:r>
          </w:p>
        </w:tc>
      </w:tr>
      <w:tr w:rsidR="00736E7E" w14:paraId="62AAB84A"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FF541D" w14:textId="77777777" w:rsidR="00736E7E" w:rsidRDefault="00035BFF">
            <w:pPr>
              <w:pStyle w:val="Body"/>
              <w:spacing w:after="0" w:line="240" w:lineRule="auto"/>
            </w:pPr>
            <w:proofErr w:type="spellStart"/>
            <w:r>
              <w:rPr>
                <w:sz w:val="22"/>
                <w:szCs w:val="22"/>
              </w:rPr>
              <w:t>burrow,AM-shrub,AM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24AA06B" w14:textId="77777777" w:rsidR="00736E7E" w:rsidRDefault="00035BFF">
            <w:pPr>
              <w:pStyle w:val="Body"/>
              <w:spacing w:after="0" w:line="240" w:lineRule="auto"/>
              <w:jc w:val="right"/>
            </w:pPr>
            <w:r>
              <w:rPr>
                <w:sz w:val="22"/>
                <w:szCs w:val="22"/>
              </w:rPr>
              <w:t>1.32808498</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F91871" w14:textId="77777777" w:rsidR="00736E7E" w:rsidRDefault="00035BFF">
            <w:pPr>
              <w:pStyle w:val="Body"/>
              <w:spacing w:after="0" w:line="240" w:lineRule="auto"/>
              <w:jc w:val="right"/>
            </w:pPr>
            <w:r>
              <w:rPr>
                <w:sz w:val="22"/>
                <w:szCs w:val="22"/>
              </w:rPr>
              <w:t>0.122716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62B6C49"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AE60010" w14:textId="77777777" w:rsidR="00736E7E" w:rsidRDefault="00035BFF">
            <w:pPr>
              <w:pStyle w:val="Body"/>
              <w:spacing w:after="0" w:line="240" w:lineRule="auto"/>
              <w:jc w:val="right"/>
            </w:pPr>
            <w:r>
              <w:rPr>
                <w:sz w:val="22"/>
                <w:szCs w:val="22"/>
              </w:rPr>
              <w:t>10.822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9D53F5" w14:textId="77777777" w:rsidR="00736E7E" w:rsidRDefault="00035BFF">
            <w:pPr>
              <w:pStyle w:val="Body"/>
              <w:spacing w:after="0" w:line="240" w:lineRule="auto"/>
            </w:pPr>
            <w:r>
              <w:rPr>
                <w:sz w:val="22"/>
                <w:szCs w:val="22"/>
              </w:rPr>
              <w:t>&lt;.0001</w:t>
            </w:r>
          </w:p>
        </w:tc>
      </w:tr>
      <w:tr w:rsidR="00736E7E" w14:paraId="670AF7A9"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A6CEA5D" w14:textId="77777777" w:rsidR="00736E7E" w:rsidRDefault="00035BFF">
            <w:pPr>
              <w:pStyle w:val="Body"/>
              <w:spacing w:after="0" w:line="240" w:lineRule="auto"/>
            </w:pPr>
            <w:proofErr w:type="spellStart"/>
            <w:r>
              <w:rPr>
                <w:sz w:val="22"/>
                <w:szCs w:val="22"/>
              </w:rPr>
              <w:t>burrow,AM-wash,AM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F67D8D0" w14:textId="77777777" w:rsidR="00736E7E" w:rsidRDefault="00035BFF">
            <w:pPr>
              <w:pStyle w:val="Body"/>
              <w:spacing w:after="0" w:line="240" w:lineRule="auto"/>
              <w:jc w:val="right"/>
            </w:pPr>
            <w:r>
              <w:rPr>
                <w:sz w:val="22"/>
                <w:szCs w:val="22"/>
              </w:rPr>
              <w:t>2.58084794</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DF57409" w14:textId="77777777" w:rsidR="00736E7E" w:rsidRDefault="00035BFF">
            <w:pPr>
              <w:pStyle w:val="Body"/>
              <w:spacing w:after="0" w:line="240" w:lineRule="auto"/>
              <w:jc w:val="right"/>
            </w:pPr>
            <w:r>
              <w:rPr>
                <w:sz w:val="22"/>
                <w:szCs w:val="22"/>
              </w:rPr>
              <w:t>0.197152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C715A42"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A0596A" w14:textId="77777777" w:rsidR="00736E7E" w:rsidRDefault="00035BFF">
            <w:pPr>
              <w:pStyle w:val="Body"/>
              <w:spacing w:after="0" w:line="240" w:lineRule="auto"/>
              <w:jc w:val="right"/>
            </w:pPr>
            <w:r>
              <w:rPr>
                <w:sz w:val="22"/>
                <w:szCs w:val="22"/>
              </w:rPr>
              <w:t>13.091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992FD45" w14:textId="77777777" w:rsidR="00736E7E" w:rsidRDefault="00035BFF">
            <w:pPr>
              <w:pStyle w:val="Body"/>
              <w:spacing w:after="0" w:line="240" w:lineRule="auto"/>
            </w:pPr>
            <w:r>
              <w:rPr>
                <w:sz w:val="22"/>
                <w:szCs w:val="22"/>
              </w:rPr>
              <w:t>&lt;.0001</w:t>
            </w:r>
          </w:p>
        </w:tc>
      </w:tr>
      <w:tr w:rsidR="00736E7E" w14:paraId="5B2883C8"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CC060E" w14:textId="77777777" w:rsidR="00736E7E" w:rsidRDefault="00035BFF">
            <w:pPr>
              <w:pStyle w:val="Body"/>
              <w:spacing w:after="0" w:line="240" w:lineRule="auto"/>
            </w:pPr>
            <w:proofErr w:type="spellStart"/>
            <w:r>
              <w:rPr>
                <w:sz w:val="22"/>
                <w:szCs w:val="22"/>
              </w:rPr>
              <w:lastRenderedPageBreak/>
              <w:t>burrow,AM-annuals,PM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01123FF" w14:textId="77777777" w:rsidR="00736E7E" w:rsidRDefault="00035BFF">
            <w:pPr>
              <w:pStyle w:val="Body"/>
              <w:spacing w:after="0" w:line="240" w:lineRule="auto"/>
              <w:jc w:val="right"/>
            </w:pPr>
            <w:r>
              <w:rPr>
                <w:sz w:val="22"/>
                <w:szCs w:val="22"/>
              </w:rPr>
              <w:t>2.39852639</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9ED077" w14:textId="77777777" w:rsidR="00736E7E" w:rsidRDefault="00035BFF">
            <w:pPr>
              <w:pStyle w:val="Body"/>
              <w:spacing w:after="0" w:line="240" w:lineRule="auto"/>
              <w:jc w:val="right"/>
            </w:pPr>
            <w:r>
              <w:rPr>
                <w:sz w:val="22"/>
                <w:szCs w:val="22"/>
              </w:rPr>
              <w:t>0.21171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B0558C"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ECEC06A" w14:textId="77777777" w:rsidR="00736E7E" w:rsidRDefault="00035BFF">
            <w:pPr>
              <w:pStyle w:val="Body"/>
              <w:spacing w:after="0" w:line="240" w:lineRule="auto"/>
              <w:jc w:val="right"/>
            </w:pPr>
            <w:r>
              <w:rPr>
                <w:sz w:val="22"/>
                <w:szCs w:val="22"/>
              </w:rPr>
              <w:t>11.329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CB87335" w14:textId="77777777" w:rsidR="00736E7E" w:rsidRDefault="00035BFF">
            <w:pPr>
              <w:pStyle w:val="Body"/>
              <w:spacing w:after="0" w:line="240" w:lineRule="auto"/>
            </w:pPr>
            <w:r>
              <w:rPr>
                <w:sz w:val="22"/>
                <w:szCs w:val="22"/>
              </w:rPr>
              <w:t>&lt;.0001</w:t>
            </w:r>
          </w:p>
        </w:tc>
      </w:tr>
      <w:tr w:rsidR="00736E7E" w14:paraId="3CAA6D02"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C546D18" w14:textId="77777777" w:rsidR="00736E7E" w:rsidRDefault="00035BFF">
            <w:pPr>
              <w:pStyle w:val="Body"/>
              <w:spacing w:after="0" w:line="240" w:lineRule="auto"/>
            </w:pPr>
            <w:proofErr w:type="spellStart"/>
            <w:r>
              <w:rPr>
                <w:sz w:val="22"/>
                <w:szCs w:val="22"/>
              </w:rPr>
              <w:t>burrow,AM-bare,PM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DE9F89B" w14:textId="77777777" w:rsidR="00736E7E" w:rsidRDefault="00035BFF">
            <w:pPr>
              <w:pStyle w:val="Body"/>
              <w:spacing w:after="0" w:line="240" w:lineRule="auto"/>
              <w:jc w:val="right"/>
            </w:pPr>
            <w:r>
              <w:rPr>
                <w:sz w:val="22"/>
                <w:szCs w:val="22"/>
              </w:rPr>
              <w:t>2.7631695</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3F2FF57" w14:textId="77777777" w:rsidR="00736E7E" w:rsidRDefault="00035BFF">
            <w:pPr>
              <w:pStyle w:val="Body"/>
              <w:spacing w:after="0" w:line="240" w:lineRule="auto"/>
              <w:jc w:val="right"/>
            </w:pPr>
            <w:r>
              <w:rPr>
                <w:sz w:val="22"/>
                <w:szCs w:val="22"/>
              </w:rPr>
              <w:t>0.230553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C3A8CCF"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D38EA17" w14:textId="77777777" w:rsidR="00736E7E" w:rsidRDefault="00035BFF">
            <w:pPr>
              <w:pStyle w:val="Body"/>
              <w:spacing w:after="0" w:line="240" w:lineRule="auto"/>
              <w:jc w:val="right"/>
            </w:pPr>
            <w:r>
              <w:rPr>
                <w:sz w:val="22"/>
                <w:szCs w:val="22"/>
              </w:rPr>
              <w:t>11.985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B796F2A" w14:textId="77777777" w:rsidR="00736E7E" w:rsidRDefault="00035BFF">
            <w:pPr>
              <w:pStyle w:val="Body"/>
              <w:spacing w:after="0" w:line="240" w:lineRule="auto"/>
            </w:pPr>
            <w:r>
              <w:rPr>
                <w:sz w:val="22"/>
                <w:szCs w:val="22"/>
              </w:rPr>
              <w:t>&lt;.0001</w:t>
            </w:r>
          </w:p>
        </w:tc>
      </w:tr>
      <w:tr w:rsidR="00736E7E" w14:paraId="1E0C9D35"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24BBE4" w14:textId="77777777" w:rsidR="00736E7E" w:rsidRDefault="00035BFF">
            <w:pPr>
              <w:pStyle w:val="Body"/>
              <w:spacing w:after="0" w:line="240" w:lineRule="auto"/>
            </w:pPr>
            <w:proofErr w:type="spellStart"/>
            <w:r>
              <w:rPr>
                <w:sz w:val="22"/>
                <w:szCs w:val="22"/>
              </w:rPr>
              <w:t>burrow,AM-burrow,PM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94915B0" w14:textId="77777777" w:rsidR="00736E7E" w:rsidRDefault="00035BFF">
            <w:pPr>
              <w:pStyle w:val="Body"/>
              <w:spacing w:after="0" w:line="240" w:lineRule="auto"/>
              <w:jc w:val="right"/>
            </w:pPr>
            <w:r>
              <w:rPr>
                <w:sz w:val="22"/>
                <w:szCs w:val="22"/>
              </w:rPr>
              <w:t>0.21894627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3D1BE27" w14:textId="77777777" w:rsidR="00736E7E" w:rsidRDefault="00035BFF">
            <w:pPr>
              <w:pStyle w:val="Body"/>
              <w:spacing w:after="0" w:line="240" w:lineRule="auto"/>
              <w:jc w:val="right"/>
            </w:pPr>
            <w:r>
              <w:rPr>
                <w:sz w:val="22"/>
                <w:szCs w:val="22"/>
              </w:rPr>
              <w:t>0.075975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078C75E"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853BE3" w14:textId="77777777" w:rsidR="00736E7E" w:rsidRDefault="00035BFF">
            <w:pPr>
              <w:pStyle w:val="Body"/>
              <w:spacing w:after="0" w:line="240" w:lineRule="auto"/>
              <w:jc w:val="right"/>
            </w:pPr>
            <w:r>
              <w:rPr>
                <w:sz w:val="22"/>
                <w:szCs w:val="22"/>
              </w:rPr>
              <w:t>2.882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574C08" w14:textId="77777777" w:rsidR="00736E7E" w:rsidRDefault="00035BFF">
            <w:pPr>
              <w:pStyle w:val="Body"/>
              <w:spacing w:after="0" w:line="240" w:lineRule="auto"/>
              <w:jc w:val="right"/>
            </w:pPr>
            <w:r>
              <w:rPr>
                <w:sz w:val="22"/>
                <w:szCs w:val="22"/>
              </w:rPr>
              <w:t>0.1473</w:t>
            </w:r>
          </w:p>
        </w:tc>
      </w:tr>
      <w:tr w:rsidR="00736E7E" w14:paraId="081EEFEB"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4F7CCF9" w14:textId="77777777" w:rsidR="00736E7E" w:rsidRDefault="00035BFF">
            <w:pPr>
              <w:pStyle w:val="Body"/>
              <w:spacing w:after="0" w:line="240" w:lineRule="auto"/>
            </w:pPr>
            <w:proofErr w:type="spellStart"/>
            <w:r>
              <w:rPr>
                <w:sz w:val="22"/>
                <w:szCs w:val="22"/>
              </w:rPr>
              <w:t>burrow,AM-road,PM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17F5AAE" w14:textId="77777777" w:rsidR="00736E7E" w:rsidRDefault="00035BFF">
            <w:pPr>
              <w:pStyle w:val="Body"/>
              <w:spacing w:after="0" w:line="240" w:lineRule="auto"/>
              <w:jc w:val="right"/>
            </w:pPr>
            <w:r>
              <w:rPr>
                <w:sz w:val="22"/>
                <w:szCs w:val="22"/>
              </w:rPr>
              <w:t>2.26239421</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DC6801A" w14:textId="77777777" w:rsidR="00736E7E" w:rsidRDefault="00035BFF">
            <w:pPr>
              <w:pStyle w:val="Body"/>
              <w:spacing w:after="0" w:line="240" w:lineRule="auto"/>
              <w:jc w:val="right"/>
            </w:pPr>
            <w:r>
              <w:rPr>
                <w:sz w:val="22"/>
                <w:szCs w:val="22"/>
              </w:rPr>
              <w:t>0.220475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32D5CCF"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E4E323D" w14:textId="77777777" w:rsidR="00736E7E" w:rsidRDefault="00035BFF">
            <w:pPr>
              <w:pStyle w:val="Body"/>
              <w:spacing w:after="0" w:line="240" w:lineRule="auto"/>
              <w:jc w:val="right"/>
            </w:pPr>
            <w:r>
              <w:rPr>
                <w:sz w:val="22"/>
                <w:szCs w:val="22"/>
              </w:rPr>
              <w:t>10.261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8EA1B1D" w14:textId="77777777" w:rsidR="00736E7E" w:rsidRDefault="00035BFF">
            <w:pPr>
              <w:pStyle w:val="Body"/>
              <w:spacing w:after="0" w:line="240" w:lineRule="auto"/>
            </w:pPr>
            <w:r>
              <w:rPr>
                <w:sz w:val="22"/>
                <w:szCs w:val="22"/>
              </w:rPr>
              <w:t>&lt;.0001</w:t>
            </w:r>
          </w:p>
        </w:tc>
      </w:tr>
      <w:tr w:rsidR="00736E7E" w14:paraId="54A38732"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5E6CFAF" w14:textId="77777777" w:rsidR="00736E7E" w:rsidRDefault="00035BFF">
            <w:pPr>
              <w:pStyle w:val="Body"/>
              <w:spacing w:after="0" w:line="240" w:lineRule="auto"/>
            </w:pPr>
            <w:proofErr w:type="spellStart"/>
            <w:r>
              <w:rPr>
                <w:sz w:val="22"/>
                <w:szCs w:val="22"/>
              </w:rPr>
              <w:t>burrow,AM-shrub,PM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BA20BA" w14:textId="77777777" w:rsidR="00736E7E" w:rsidRDefault="00035BFF">
            <w:pPr>
              <w:pStyle w:val="Body"/>
              <w:spacing w:after="0" w:line="240" w:lineRule="auto"/>
              <w:jc w:val="right"/>
            </w:pPr>
            <w:r>
              <w:rPr>
                <w:sz w:val="22"/>
                <w:szCs w:val="22"/>
              </w:rPr>
              <w:t>0.66208878</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986433B" w14:textId="77777777" w:rsidR="00736E7E" w:rsidRDefault="00035BFF">
            <w:pPr>
              <w:pStyle w:val="Body"/>
              <w:spacing w:after="0" w:line="240" w:lineRule="auto"/>
              <w:jc w:val="right"/>
            </w:pPr>
            <w:r>
              <w:rPr>
                <w:sz w:val="22"/>
                <w:szCs w:val="22"/>
              </w:rPr>
              <w:t>0.111036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CE091A"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13FD5AF" w14:textId="77777777" w:rsidR="00736E7E" w:rsidRDefault="00035BFF">
            <w:pPr>
              <w:pStyle w:val="Body"/>
              <w:spacing w:after="0" w:line="240" w:lineRule="auto"/>
              <w:jc w:val="right"/>
            </w:pPr>
            <w:r>
              <w:rPr>
                <w:sz w:val="22"/>
                <w:szCs w:val="22"/>
              </w:rPr>
              <w:t>5.963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8F546A2" w14:textId="77777777" w:rsidR="00736E7E" w:rsidRDefault="00035BFF">
            <w:pPr>
              <w:pStyle w:val="Body"/>
              <w:spacing w:after="0" w:line="240" w:lineRule="auto"/>
            </w:pPr>
            <w:r>
              <w:rPr>
                <w:sz w:val="22"/>
                <w:szCs w:val="22"/>
              </w:rPr>
              <w:t>&lt;.0001</w:t>
            </w:r>
          </w:p>
        </w:tc>
      </w:tr>
      <w:tr w:rsidR="00736E7E" w14:paraId="23C3F4B1"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0867AE8" w14:textId="77777777" w:rsidR="00736E7E" w:rsidRDefault="00035BFF">
            <w:pPr>
              <w:pStyle w:val="Body"/>
              <w:spacing w:after="0" w:line="240" w:lineRule="auto"/>
            </w:pPr>
            <w:proofErr w:type="spellStart"/>
            <w:r>
              <w:rPr>
                <w:sz w:val="22"/>
                <w:szCs w:val="22"/>
              </w:rPr>
              <w:t>burrow,AM-wash,PM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225E5C7" w14:textId="77777777" w:rsidR="00736E7E" w:rsidRDefault="00035BFF">
            <w:pPr>
              <w:pStyle w:val="Body"/>
              <w:spacing w:after="0" w:line="240" w:lineRule="auto"/>
              <w:jc w:val="right"/>
            </w:pPr>
            <w:r>
              <w:rPr>
                <w:sz w:val="22"/>
                <w:szCs w:val="22"/>
              </w:rPr>
              <w:t>2.03320835</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2ECF8C7" w14:textId="77777777" w:rsidR="00736E7E" w:rsidRDefault="00035BFF">
            <w:pPr>
              <w:pStyle w:val="Body"/>
              <w:spacing w:after="0" w:line="240" w:lineRule="auto"/>
              <w:jc w:val="right"/>
            </w:pPr>
            <w:r>
              <w:rPr>
                <w:sz w:val="22"/>
                <w:szCs w:val="22"/>
              </w:rPr>
              <w:t>0.1233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810E34E"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AECE838" w14:textId="77777777" w:rsidR="00736E7E" w:rsidRDefault="00035BFF">
            <w:pPr>
              <w:pStyle w:val="Body"/>
              <w:spacing w:after="0" w:line="240" w:lineRule="auto"/>
              <w:jc w:val="right"/>
            </w:pPr>
            <w:r>
              <w:rPr>
                <w:sz w:val="22"/>
                <w:szCs w:val="22"/>
              </w:rPr>
              <w:t>16.49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D95B815" w14:textId="77777777" w:rsidR="00736E7E" w:rsidRDefault="00035BFF">
            <w:pPr>
              <w:pStyle w:val="Body"/>
              <w:spacing w:after="0" w:line="240" w:lineRule="auto"/>
            </w:pPr>
            <w:r>
              <w:rPr>
                <w:sz w:val="22"/>
                <w:szCs w:val="22"/>
              </w:rPr>
              <w:t>&lt;.0001</w:t>
            </w:r>
          </w:p>
        </w:tc>
      </w:tr>
      <w:tr w:rsidR="00736E7E" w14:paraId="0175126B"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F8EF5E8" w14:textId="77777777" w:rsidR="00736E7E" w:rsidRDefault="00035BFF">
            <w:pPr>
              <w:pStyle w:val="Body"/>
              <w:spacing w:after="0" w:line="240" w:lineRule="auto"/>
            </w:pPr>
            <w:proofErr w:type="spellStart"/>
            <w:r>
              <w:rPr>
                <w:sz w:val="22"/>
                <w:szCs w:val="22"/>
              </w:rPr>
              <w:t>road,AM-shrub,AM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A7C8353" w14:textId="77777777" w:rsidR="00736E7E" w:rsidRDefault="00035BFF">
            <w:pPr>
              <w:pStyle w:val="Body"/>
              <w:spacing w:after="0" w:line="240" w:lineRule="auto"/>
              <w:jc w:val="right"/>
            </w:pPr>
            <w:r>
              <w:rPr>
                <w:sz w:val="22"/>
                <w:szCs w:val="22"/>
              </w:rPr>
              <w:t>-1.54044504</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C6C9EA" w14:textId="77777777" w:rsidR="00736E7E" w:rsidRDefault="00035BFF">
            <w:pPr>
              <w:pStyle w:val="Body"/>
              <w:spacing w:after="0" w:line="240" w:lineRule="auto"/>
              <w:jc w:val="right"/>
            </w:pPr>
            <w:r>
              <w:rPr>
                <w:sz w:val="22"/>
                <w:szCs w:val="22"/>
              </w:rPr>
              <w:t>0.308607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63CE9C8"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9E153FC" w14:textId="77777777" w:rsidR="00736E7E" w:rsidRDefault="00035BFF">
            <w:pPr>
              <w:pStyle w:val="Body"/>
              <w:spacing w:after="0" w:line="240" w:lineRule="auto"/>
              <w:jc w:val="right"/>
            </w:pPr>
            <w:r>
              <w:rPr>
                <w:sz w:val="22"/>
                <w:szCs w:val="22"/>
              </w:rPr>
              <w:t>-4.992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45F921C" w14:textId="77777777" w:rsidR="00736E7E" w:rsidRDefault="00035BFF">
            <w:pPr>
              <w:pStyle w:val="Body"/>
              <w:spacing w:after="0" w:line="240" w:lineRule="auto"/>
            </w:pPr>
            <w:r>
              <w:rPr>
                <w:sz w:val="22"/>
                <w:szCs w:val="22"/>
              </w:rPr>
              <w:t>&lt;.0001</w:t>
            </w:r>
          </w:p>
        </w:tc>
      </w:tr>
      <w:tr w:rsidR="00736E7E" w14:paraId="4C3065A0"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35048F9" w14:textId="77777777" w:rsidR="00736E7E" w:rsidRDefault="00035BFF">
            <w:pPr>
              <w:pStyle w:val="Body"/>
              <w:spacing w:after="0" w:line="240" w:lineRule="auto"/>
            </w:pPr>
            <w:proofErr w:type="spellStart"/>
            <w:r>
              <w:rPr>
                <w:sz w:val="22"/>
                <w:szCs w:val="22"/>
              </w:rPr>
              <w:t>road,AM-wash,AM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0C317B" w14:textId="77777777" w:rsidR="00736E7E" w:rsidRDefault="00035BFF">
            <w:pPr>
              <w:pStyle w:val="Body"/>
              <w:spacing w:after="0" w:line="240" w:lineRule="auto"/>
              <w:jc w:val="right"/>
            </w:pPr>
            <w:r>
              <w:rPr>
                <w:sz w:val="22"/>
                <w:szCs w:val="22"/>
              </w:rPr>
              <w:t>-0.28768207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0D3036E" w14:textId="77777777" w:rsidR="00736E7E" w:rsidRDefault="00035BFF">
            <w:pPr>
              <w:pStyle w:val="Body"/>
              <w:spacing w:after="0" w:line="240" w:lineRule="auto"/>
              <w:jc w:val="right"/>
            </w:pPr>
            <w:r>
              <w:rPr>
                <w:sz w:val="22"/>
                <w:szCs w:val="22"/>
              </w:rPr>
              <w:t>0.345033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373F9E"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4907420" w14:textId="77777777" w:rsidR="00736E7E" w:rsidRDefault="00035BFF">
            <w:pPr>
              <w:pStyle w:val="Body"/>
              <w:spacing w:after="0" w:line="240" w:lineRule="auto"/>
              <w:jc w:val="right"/>
            </w:pPr>
            <w:r>
              <w:rPr>
                <w:sz w:val="22"/>
                <w:szCs w:val="22"/>
              </w:rPr>
              <w:t>-0.834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4C3F239" w14:textId="77777777" w:rsidR="00736E7E" w:rsidRDefault="00035BFF">
            <w:pPr>
              <w:pStyle w:val="Body"/>
              <w:spacing w:after="0" w:line="240" w:lineRule="auto"/>
              <w:jc w:val="right"/>
            </w:pPr>
            <w:r>
              <w:rPr>
                <w:sz w:val="22"/>
                <w:szCs w:val="22"/>
              </w:rPr>
              <w:t>0.9996</w:t>
            </w:r>
          </w:p>
        </w:tc>
      </w:tr>
      <w:tr w:rsidR="00736E7E" w14:paraId="09A39673"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B77AB2" w14:textId="77777777" w:rsidR="00736E7E" w:rsidRDefault="00035BFF">
            <w:pPr>
              <w:pStyle w:val="Body"/>
              <w:spacing w:after="0" w:line="240" w:lineRule="auto"/>
            </w:pPr>
            <w:proofErr w:type="spellStart"/>
            <w:r>
              <w:rPr>
                <w:sz w:val="22"/>
                <w:szCs w:val="22"/>
              </w:rPr>
              <w:t>road,AM-annuals,PM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4EAFB1E" w14:textId="77777777" w:rsidR="00736E7E" w:rsidRDefault="00035BFF">
            <w:pPr>
              <w:pStyle w:val="Body"/>
              <w:spacing w:after="0" w:line="240" w:lineRule="auto"/>
              <w:jc w:val="right"/>
            </w:pPr>
            <w:r>
              <w:rPr>
                <w:sz w:val="22"/>
                <w:szCs w:val="22"/>
              </w:rPr>
              <w:t>-0.47000363</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5B0A2DC" w14:textId="77777777" w:rsidR="00736E7E" w:rsidRDefault="00035BFF">
            <w:pPr>
              <w:pStyle w:val="Body"/>
              <w:spacing w:after="0" w:line="240" w:lineRule="auto"/>
              <w:jc w:val="right"/>
            </w:pPr>
            <w:r>
              <w:rPr>
                <w:sz w:val="22"/>
                <w:szCs w:val="22"/>
              </w:rPr>
              <w:t>0.353553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464C083"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83A65B0" w14:textId="77777777" w:rsidR="00736E7E" w:rsidRDefault="00035BFF">
            <w:pPr>
              <w:pStyle w:val="Body"/>
              <w:spacing w:after="0" w:line="240" w:lineRule="auto"/>
              <w:jc w:val="right"/>
            </w:pPr>
            <w:r>
              <w:rPr>
                <w:sz w:val="22"/>
                <w:szCs w:val="22"/>
              </w:rPr>
              <w:t>-1.329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5BF3C4" w14:textId="77777777" w:rsidR="00736E7E" w:rsidRDefault="00035BFF">
            <w:pPr>
              <w:pStyle w:val="Body"/>
              <w:spacing w:after="0" w:line="240" w:lineRule="auto"/>
              <w:jc w:val="right"/>
            </w:pPr>
            <w:r>
              <w:rPr>
                <w:sz w:val="22"/>
                <w:szCs w:val="22"/>
              </w:rPr>
              <w:t>0.9754</w:t>
            </w:r>
          </w:p>
        </w:tc>
      </w:tr>
      <w:tr w:rsidR="00736E7E" w14:paraId="0CAC0B52"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3CF70FF" w14:textId="77777777" w:rsidR="00736E7E" w:rsidRDefault="00035BFF">
            <w:pPr>
              <w:pStyle w:val="Body"/>
              <w:spacing w:after="0" w:line="240" w:lineRule="auto"/>
            </w:pPr>
            <w:proofErr w:type="spellStart"/>
            <w:r>
              <w:rPr>
                <w:sz w:val="22"/>
                <w:szCs w:val="22"/>
              </w:rPr>
              <w:t>road,AM-bare,PM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82EE1D2" w14:textId="77777777" w:rsidR="00736E7E" w:rsidRDefault="00035BFF">
            <w:pPr>
              <w:pStyle w:val="Body"/>
              <w:spacing w:after="0" w:line="240" w:lineRule="auto"/>
              <w:jc w:val="right"/>
            </w:pPr>
            <w:r>
              <w:rPr>
                <w:sz w:val="22"/>
                <w:szCs w:val="22"/>
              </w:rPr>
              <w:t>-0.10536052</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99A0072" w14:textId="77777777" w:rsidR="00736E7E" w:rsidRDefault="00035BFF">
            <w:pPr>
              <w:pStyle w:val="Body"/>
              <w:spacing w:after="0" w:line="240" w:lineRule="auto"/>
              <w:jc w:val="right"/>
            </w:pPr>
            <w:r>
              <w:rPr>
                <w:sz w:val="22"/>
                <w:szCs w:val="22"/>
              </w:rPr>
              <w:t>0.365148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40FD003"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DABB837" w14:textId="77777777" w:rsidR="00736E7E" w:rsidRDefault="00035BFF">
            <w:pPr>
              <w:pStyle w:val="Body"/>
              <w:spacing w:after="0" w:line="240" w:lineRule="auto"/>
              <w:jc w:val="right"/>
            </w:pPr>
            <w:r>
              <w:rPr>
                <w:sz w:val="22"/>
                <w:szCs w:val="22"/>
              </w:rPr>
              <w:t>-0.289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FC6E780" w14:textId="77777777" w:rsidR="00736E7E" w:rsidRDefault="00035BFF">
            <w:pPr>
              <w:pStyle w:val="Body"/>
              <w:spacing w:after="0" w:line="240" w:lineRule="auto"/>
              <w:jc w:val="right"/>
            </w:pPr>
            <w:r>
              <w:rPr>
                <w:sz w:val="22"/>
                <w:szCs w:val="22"/>
              </w:rPr>
              <w:t>1</w:t>
            </w:r>
          </w:p>
        </w:tc>
      </w:tr>
      <w:tr w:rsidR="00736E7E" w14:paraId="5D4FE417"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F3AF8F8" w14:textId="77777777" w:rsidR="00736E7E" w:rsidRDefault="00035BFF">
            <w:pPr>
              <w:pStyle w:val="Body"/>
              <w:spacing w:after="0" w:line="240" w:lineRule="auto"/>
            </w:pPr>
            <w:proofErr w:type="spellStart"/>
            <w:r>
              <w:rPr>
                <w:sz w:val="22"/>
                <w:szCs w:val="22"/>
              </w:rPr>
              <w:t>road,AM-burrow,PM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46E1410" w14:textId="77777777" w:rsidR="00736E7E" w:rsidRDefault="00035BFF">
            <w:pPr>
              <w:pStyle w:val="Body"/>
              <w:spacing w:after="0" w:line="240" w:lineRule="auto"/>
              <w:jc w:val="right"/>
            </w:pPr>
            <w:r>
              <w:rPr>
                <w:sz w:val="22"/>
                <w:szCs w:val="22"/>
              </w:rPr>
              <w:t>-2.64958374</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E049F14" w14:textId="77777777" w:rsidR="00736E7E" w:rsidRDefault="00035BFF">
            <w:pPr>
              <w:pStyle w:val="Body"/>
              <w:spacing w:after="0" w:line="240" w:lineRule="auto"/>
              <w:jc w:val="right"/>
            </w:pPr>
            <w:r>
              <w:rPr>
                <w:sz w:val="22"/>
                <w:szCs w:val="22"/>
              </w:rPr>
              <w:t>0.293174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2578002"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1D699FA" w14:textId="77777777" w:rsidR="00736E7E" w:rsidRDefault="00035BFF">
            <w:pPr>
              <w:pStyle w:val="Body"/>
              <w:spacing w:after="0" w:line="240" w:lineRule="auto"/>
              <w:jc w:val="right"/>
            </w:pPr>
            <w:r>
              <w:rPr>
                <w:sz w:val="22"/>
                <w:szCs w:val="22"/>
              </w:rPr>
              <w:t>-9.038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0DDF014" w14:textId="77777777" w:rsidR="00736E7E" w:rsidRDefault="00035BFF">
            <w:pPr>
              <w:pStyle w:val="Body"/>
              <w:spacing w:after="0" w:line="240" w:lineRule="auto"/>
            </w:pPr>
            <w:r>
              <w:rPr>
                <w:sz w:val="22"/>
                <w:szCs w:val="22"/>
              </w:rPr>
              <w:t>&lt;.0001</w:t>
            </w:r>
          </w:p>
        </w:tc>
      </w:tr>
      <w:tr w:rsidR="00736E7E" w14:paraId="01AE8E4C"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EE225E" w14:textId="77777777" w:rsidR="00736E7E" w:rsidRDefault="00035BFF">
            <w:pPr>
              <w:pStyle w:val="Body"/>
              <w:spacing w:after="0" w:line="240" w:lineRule="auto"/>
            </w:pPr>
            <w:proofErr w:type="spellStart"/>
            <w:r>
              <w:rPr>
                <w:sz w:val="22"/>
                <w:szCs w:val="22"/>
              </w:rPr>
              <w:t>road,AM-road,PM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A9578D" w14:textId="77777777" w:rsidR="00736E7E" w:rsidRDefault="00035BFF">
            <w:pPr>
              <w:pStyle w:val="Body"/>
              <w:spacing w:after="0" w:line="240" w:lineRule="auto"/>
              <w:jc w:val="right"/>
            </w:pPr>
            <w:r>
              <w:rPr>
                <w:sz w:val="22"/>
                <w:szCs w:val="22"/>
              </w:rPr>
              <w:t>-0.6061358</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990892D" w14:textId="77777777" w:rsidR="00736E7E" w:rsidRDefault="00035BFF">
            <w:pPr>
              <w:pStyle w:val="Body"/>
              <w:spacing w:after="0" w:line="240" w:lineRule="auto"/>
              <w:jc w:val="right"/>
            </w:pPr>
            <w:r>
              <w:rPr>
                <w:sz w:val="22"/>
                <w:szCs w:val="22"/>
              </w:rPr>
              <w:t>0.35887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8EB4BBA"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5C50A3E" w14:textId="77777777" w:rsidR="00736E7E" w:rsidRDefault="00035BFF">
            <w:pPr>
              <w:pStyle w:val="Body"/>
              <w:spacing w:after="0" w:line="240" w:lineRule="auto"/>
              <w:jc w:val="right"/>
            </w:pPr>
            <w:r>
              <w:rPr>
                <w:sz w:val="22"/>
                <w:szCs w:val="22"/>
              </w:rPr>
              <w:t>-1.689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326C70A" w14:textId="77777777" w:rsidR="00736E7E" w:rsidRDefault="00035BFF">
            <w:pPr>
              <w:pStyle w:val="Body"/>
              <w:spacing w:after="0" w:line="240" w:lineRule="auto"/>
              <w:jc w:val="right"/>
            </w:pPr>
            <w:r>
              <w:rPr>
                <w:sz w:val="22"/>
                <w:szCs w:val="22"/>
              </w:rPr>
              <w:t>0.8737</w:t>
            </w:r>
          </w:p>
        </w:tc>
      </w:tr>
      <w:tr w:rsidR="00736E7E" w14:paraId="2245A0C1"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095ADEA" w14:textId="77777777" w:rsidR="00736E7E" w:rsidRDefault="00035BFF">
            <w:pPr>
              <w:pStyle w:val="Body"/>
              <w:spacing w:after="0" w:line="240" w:lineRule="auto"/>
            </w:pPr>
            <w:proofErr w:type="spellStart"/>
            <w:r>
              <w:rPr>
                <w:sz w:val="22"/>
                <w:szCs w:val="22"/>
              </w:rPr>
              <w:t>road,AM-shrub,PM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93DAC3E" w14:textId="77777777" w:rsidR="00736E7E" w:rsidRDefault="00035BFF">
            <w:pPr>
              <w:pStyle w:val="Body"/>
              <w:spacing w:after="0" w:line="240" w:lineRule="auto"/>
              <w:jc w:val="right"/>
            </w:pPr>
            <w:r>
              <w:rPr>
                <w:sz w:val="22"/>
                <w:szCs w:val="22"/>
              </w:rPr>
              <w:t>-2.20644123</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05883C" w14:textId="77777777" w:rsidR="00736E7E" w:rsidRDefault="00035BFF">
            <w:pPr>
              <w:pStyle w:val="Body"/>
              <w:spacing w:after="0" w:line="240" w:lineRule="auto"/>
              <w:jc w:val="right"/>
            </w:pPr>
            <w:r>
              <w:rPr>
                <w:sz w:val="22"/>
                <w:szCs w:val="22"/>
              </w:rPr>
              <w:t>0.304151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5484B19"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75EE19" w14:textId="77777777" w:rsidR="00736E7E" w:rsidRDefault="00035BFF">
            <w:pPr>
              <w:pStyle w:val="Body"/>
              <w:spacing w:after="0" w:line="240" w:lineRule="auto"/>
              <w:jc w:val="right"/>
            </w:pPr>
            <w:r>
              <w:rPr>
                <w:sz w:val="22"/>
                <w:szCs w:val="22"/>
              </w:rPr>
              <w:t>-7.254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43C2433" w14:textId="77777777" w:rsidR="00736E7E" w:rsidRDefault="00035BFF">
            <w:pPr>
              <w:pStyle w:val="Body"/>
              <w:spacing w:after="0" w:line="240" w:lineRule="auto"/>
            </w:pPr>
            <w:r>
              <w:rPr>
                <w:sz w:val="22"/>
                <w:szCs w:val="22"/>
              </w:rPr>
              <w:t>&lt;.0001</w:t>
            </w:r>
          </w:p>
        </w:tc>
      </w:tr>
      <w:tr w:rsidR="00736E7E" w14:paraId="2A91E25B"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434D8FD" w14:textId="77777777" w:rsidR="00736E7E" w:rsidRDefault="00035BFF">
            <w:pPr>
              <w:pStyle w:val="Body"/>
              <w:spacing w:after="0" w:line="240" w:lineRule="auto"/>
            </w:pPr>
            <w:proofErr w:type="spellStart"/>
            <w:r>
              <w:rPr>
                <w:sz w:val="22"/>
                <w:szCs w:val="22"/>
              </w:rPr>
              <w:t>road,AM-wash,PM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A7549AF" w14:textId="77777777" w:rsidR="00736E7E" w:rsidRDefault="00035BFF">
            <w:pPr>
              <w:pStyle w:val="Body"/>
              <w:spacing w:after="0" w:line="240" w:lineRule="auto"/>
              <w:jc w:val="right"/>
            </w:pPr>
            <w:r>
              <w:rPr>
                <w:sz w:val="22"/>
                <w:szCs w:val="22"/>
              </w:rPr>
              <w:t>-0.83532167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098AE5E" w14:textId="77777777" w:rsidR="00736E7E" w:rsidRDefault="00035BFF">
            <w:pPr>
              <w:pStyle w:val="Body"/>
              <w:spacing w:after="0" w:line="240" w:lineRule="auto"/>
              <w:jc w:val="right"/>
            </w:pPr>
            <w:r>
              <w:rPr>
                <w:sz w:val="22"/>
                <w:szCs w:val="22"/>
              </w:rPr>
              <w:t>0.308839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662649"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5D7AC10" w14:textId="77777777" w:rsidR="00736E7E" w:rsidRDefault="00035BFF">
            <w:pPr>
              <w:pStyle w:val="Body"/>
              <w:spacing w:after="0" w:line="240" w:lineRule="auto"/>
              <w:jc w:val="right"/>
            </w:pPr>
            <w:r>
              <w:rPr>
                <w:sz w:val="22"/>
                <w:szCs w:val="22"/>
              </w:rPr>
              <w:t>-2.705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F0D115" w14:textId="77777777" w:rsidR="00736E7E" w:rsidRDefault="00035BFF">
            <w:pPr>
              <w:pStyle w:val="Body"/>
              <w:spacing w:after="0" w:line="240" w:lineRule="auto"/>
              <w:jc w:val="right"/>
            </w:pPr>
            <w:r>
              <w:rPr>
                <w:sz w:val="22"/>
                <w:szCs w:val="22"/>
              </w:rPr>
              <w:t>0.2236</w:t>
            </w:r>
          </w:p>
        </w:tc>
      </w:tr>
      <w:tr w:rsidR="00736E7E" w14:paraId="3E9D6AC8"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A57ABA" w14:textId="77777777" w:rsidR="00736E7E" w:rsidRDefault="00035BFF">
            <w:pPr>
              <w:pStyle w:val="Body"/>
              <w:spacing w:after="0" w:line="240" w:lineRule="auto"/>
            </w:pPr>
            <w:proofErr w:type="spellStart"/>
            <w:r>
              <w:rPr>
                <w:sz w:val="22"/>
                <w:szCs w:val="22"/>
              </w:rPr>
              <w:t>shrub,AM-wash,AM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61F7DB" w14:textId="77777777" w:rsidR="00736E7E" w:rsidRDefault="00035BFF">
            <w:pPr>
              <w:pStyle w:val="Body"/>
              <w:spacing w:after="0" w:line="240" w:lineRule="auto"/>
              <w:jc w:val="right"/>
            </w:pPr>
            <w:r>
              <w:rPr>
                <w:sz w:val="22"/>
                <w:szCs w:val="22"/>
              </w:rPr>
              <w:t>1.25276297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56E4E91" w14:textId="77777777" w:rsidR="00736E7E" w:rsidRDefault="00035BFF">
            <w:pPr>
              <w:pStyle w:val="Body"/>
              <w:spacing w:after="0" w:line="240" w:lineRule="auto"/>
              <w:jc w:val="right"/>
            </w:pPr>
            <w:r>
              <w:rPr>
                <w:sz w:val="22"/>
                <w:szCs w:val="22"/>
              </w:rPr>
              <w:t>0.218218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3C911DB"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3BEB7BA" w14:textId="77777777" w:rsidR="00736E7E" w:rsidRDefault="00035BFF">
            <w:pPr>
              <w:pStyle w:val="Body"/>
              <w:spacing w:after="0" w:line="240" w:lineRule="auto"/>
              <w:jc w:val="right"/>
            </w:pPr>
            <w:r>
              <w:rPr>
                <w:sz w:val="22"/>
                <w:szCs w:val="22"/>
              </w:rPr>
              <w:t>5.741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69B4B1C" w14:textId="77777777" w:rsidR="00736E7E" w:rsidRDefault="00035BFF">
            <w:pPr>
              <w:pStyle w:val="Body"/>
              <w:spacing w:after="0" w:line="240" w:lineRule="auto"/>
            </w:pPr>
            <w:r>
              <w:rPr>
                <w:sz w:val="22"/>
                <w:szCs w:val="22"/>
              </w:rPr>
              <w:t>&lt;.0001</w:t>
            </w:r>
          </w:p>
        </w:tc>
      </w:tr>
      <w:tr w:rsidR="00736E7E" w14:paraId="50886934"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8164D01" w14:textId="77777777" w:rsidR="00736E7E" w:rsidRDefault="00035BFF">
            <w:pPr>
              <w:pStyle w:val="Body"/>
              <w:spacing w:after="0" w:line="240" w:lineRule="auto"/>
            </w:pPr>
            <w:proofErr w:type="spellStart"/>
            <w:r>
              <w:rPr>
                <w:sz w:val="22"/>
                <w:szCs w:val="22"/>
              </w:rPr>
              <w:t>shrub,AM-annuals,PM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A94EABE" w14:textId="77777777" w:rsidR="00736E7E" w:rsidRDefault="00035BFF">
            <w:pPr>
              <w:pStyle w:val="Body"/>
              <w:spacing w:after="0" w:line="240" w:lineRule="auto"/>
              <w:jc w:val="right"/>
            </w:pPr>
            <w:r>
              <w:rPr>
                <w:sz w:val="22"/>
                <w:szCs w:val="22"/>
              </w:rPr>
              <w:t>1.07044141</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FE4A86" w14:textId="77777777" w:rsidR="00736E7E" w:rsidRDefault="00035BFF">
            <w:pPr>
              <w:pStyle w:val="Body"/>
              <w:spacing w:after="0" w:line="240" w:lineRule="auto"/>
              <w:jc w:val="right"/>
            </w:pPr>
            <w:r>
              <w:rPr>
                <w:sz w:val="22"/>
                <w:szCs w:val="22"/>
              </w:rPr>
              <w:t>0.231455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F7DC5CE"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71A427C" w14:textId="77777777" w:rsidR="00736E7E" w:rsidRDefault="00035BFF">
            <w:pPr>
              <w:pStyle w:val="Body"/>
              <w:spacing w:after="0" w:line="240" w:lineRule="auto"/>
              <w:jc w:val="right"/>
            </w:pPr>
            <w:r>
              <w:rPr>
                <w:sz w:val="22"/>
                <w:szCs w:val="22"/>
              </w:rPr>
              <w:t>4.625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5754FF0" w14:textId="77777777" w:rsidR="00736E7E" w:rsidRDefault="00035BFF">
            <w:pPr>
              <w:pStyle w:val="Body"/>
              <w:spacing w:after="0" w:line="240" w:lineRule="auto"/>
              <w:jc w:val="right"/>
            </w:pPr>
            <w:r>
              <w:rPr>
                <w:sz w:val="22"/>
                <w:szCs w:val="22"/>
              </w:rPr>
              <w:t>0.0002</w:t>
            </w:r>
          </w:p>
        </w:tc>
      </w:tr>
      <w:tr w:rsidR="00736E7E" w14:paraId="40755896"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38C084" w14:textId="77777777" w:rsidR="00736E7E" w:rsidRDefault="00035BFF">
            <w:pPr>
              <w:pStyle w:val="Body"/>
              <w:spacing w:after="0" w:line="240" w:lineRule="auto"/>
            </w:pPr>
            <w:proofErr w:type="spellStart"/>
            <w:r>
              <w:rPr>
                <w:sz w:val="22"/>
                <w:szCs w:val="22"/>
              </w:rPr>
              <w:t>shrub,AM-bare,PM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3E4C83" w14:textId="77777777" w:rsidR="00736E7E" w:rsidRDefault="00035BFF">
            <w:pPr>
              <w:pStyle w:val="Body"/>
              <w:spacing w:after="0" w:line="240" w:lineRule="auto"/>
              <w:jc w:val="right"/>
            </w:pPr>
            <w:r>
              <w:rPr>
                <w:sz w:val="22"/>
                <w:szCs w:val="22"/>
              </w:rPr>
              <w:t>1.43508453</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90A1F26" w14:textId="77777777" w:rsidR="00736E7E" w:rsidRDefault="00035BFF">
            <w:pPr>
              <w:pStyle w:val="Body"/>
              <w:spacing w:after="0" w:line="240" w:lineRule="auto"/>
              <w:jc w:val="right"/>
            </w:pPr>
            <w:r>
              <w:rPr>
                <w:sz w:val="22"/>
                <w:szCs w:val="22"/>
              </w:rPr>
              <w:t>0.248807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459BB50"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173C2FA" w14:textId="77777777" w:rsidR="00736E7E" w:rsidRDefault="00035BFF">
            <w:pPr>
              <w:pStyle w:val="Body"/>
              <w:spacing w:after="0" w:line="240" w:lineRule="auto"/>
              <w:jc w:val="right"/>
            </w:pPr>
            <w:r>
              <w:rPr>
                <w:sz w:val="22"/>
                <w:szCs w:val="22"/>
              </w:rPr>
              <w:t>5.768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10BE5A3" w14:textId="77777777" w:rsidR="00736E7E" w:rsidRDefault="00035BFF">
            <w:pPr>
              <w:pStyle w:val="Body"/>
              <w:spacing w:after="0" w:line="240" w:lineRule="auto"/>
            </w:pPr>
            <w:r>
              <w:rPr>
                <w:sz w:val="22"/>
                <w:szCs w:val="22"/>
              </w:rPr>
              <w:t>&lt;.0001</w:t>
            </w:r>
          </w:p>
        </w:tc>
      </w:tr>
      <w:tr w:rsidR="00736E7E" w14:paraId="55475047"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0D43913" w14:textId="77777777" w:rsidR="00736E7E" w:rsidRDefault="00035BFF">
            <w:pPr>
              <w:pStyle w:val="Body"/>
              <w:spacing w:after="0" w:line="240" w:lineRule="auto"/>
            </w:pPr>
            <w:proofErr w:type="spellStart"/>
            <w:r>
              <w:rPr>
                <w:sz w:val="22"/>
                <w:szCs w:val="22"/>
              </w:rPr>
              <w:t>shrub,AM-burrow,PM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89E7741" w14:textId="77777777" w:rsidR="00736E7E" w:rsidRDefault="00035BFF">
            <w:pPr>
              <w:pStyle w:val="Body"/>
              <w:spacing w:after="0" w:line="240" w:lineRule="auto"/>
              <w:jc w:val="right"/>
            </w:pPr>
            <w:r>
              <w:rPr>
                <w:sz w:val="22"/>
                <w:szCs w:val="22"/>
              </w:rPr>
              <w:t>-1.1091387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251BB14" w14:textId="77777777" w:rsidR="00736E7E" w:rsidRDefault="00035BFF">
            <w:pPr>
              <w:pStyle w:val="Body"/>
              <w:spacing w:after="0" w:line="240" w:lineRule="auto"/>
              <w:jc w:val="right"/>
            </w:pPr>
            <w:r>
              <w:rPr>
                <w:sz w:val="22"/>
                <w:szCs w:val="22"/>
              </w:rPr>
              <w:t>0.120509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482A629"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32D6012" w14:textId="77777777" w:rsidR="00736E7E" w:rsidRDefault="00035BFF">
            <w:pPr>
              <w:pStyle w:val="Body"/>
              <w:spacing w:after="0" w:line="240" w:lineRule="auto"/>
              <w:jc w:val="right"/>
            </w:pPr>
            <w:r>
              <w:rPr>
                <w:sz w:val="22"/>
                <w:szCs w:val="22"/>
              </w:rPr>
              <w:t>-9.204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ECB3899" w14:textId="77777777" w:rsidR="00736E7E" w:rsidRDefault="00035BFF">
            <w:pPr>
              <w:pStyle w:val="Body"/>
              <w:spacing w:after="0" w:line="240" w:lineRule="auto"/>
            </w:pPr>
            <w:r>
              <w:rPr>
                <w:sz w:val="22"/>
                <w:szCs w:val="22"/>
              </w:rPr>
              <w:t>&lt;.0001</w:t>
            </w:r>
          </w:p>
        </w:tc>
      </w:tr>
      <w:tr w:rsidR="00736E7E" w14:paraId="1349CE6C"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BDF8697" w14:textId="77777777" w:rsidR="00736E7E" w:rsidRDefault="00035BFF">
            <w:pPr>
              <w:pStyle w:val="Body"/>
              <w:spacing w:after="0" w:line="240" w:lineRule="auto"/>
            </w:pPr>
            <w:proofErr w:type="spellStart"/>
            <w:r>
              <w:rPr>
                <w:sz w:val="22"/>
                <w:szCs w:val="22"/>
              </w:rPr>
              <w:t>shrub,AM-road,PM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3B1DAE" w14:textId="77777777" w:rsidR="00736E7E" w:rsidRDefault="00035BFF">
            <w:pPr>
              <w:pStyle w:val="Body"/>
              <w:spacing w:after="0" w:line="240" w:lineRule="auto"/>
              <w:jc w:val="right"/>
            </w:pPr>
            <w:r>
              <w:rPr>
                <w:sz w:val="22"/>
                <w:szCs w:val="22"/>
              </w:rPr>
              <w:t>0.93430924</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BEE7959" w14:textId="77777777" w:rsidR="00736E7E" w:rsidRDefault="00035BFF">
            <w:pPr>
              <w:pStyle w:val="Body"/>
              <w:spacing w:after="0" w:line="240" w:lineRule="auto"/>
              <w:jc w:val="right"/>
            </w:pPr>
            <w:r>
              <w:rPr>
                <w:sz w:val="22"/>
                <w:szCs w:val="22"/>
              </w:rPr>
              <w:t>0.239498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6B21CB3"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040946" w14:textId="77777777" w:rsidR="00736E7E" w:rsidRDefault="00035BFF">
            <w:pPr>
              <w:pStyle w:val="Body"/>
              <w:spacing w:after="0" w:line="240" w:lineRule="auto"/>
              <w:jc w:val="right"/>
            </w:pPr>
            <w:r>
              <w:rPr>
                <w:sz w:val="22"/>
                <w:szCs w:val="22"/>
              </w:rPr>
              <w:t>3.901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7E47AD9" w14:textId="77777777" w:rsidR="00736E7E" w:rsidRDefault="00035BFF">
            <w:pPr>
              <w:pStyle w:val="Body"/>
              <w:spacing w:after="0" w:line="240" w:lineRule="auto"/>
              <w:jc w:val="right"/>
            </w:pPr>
            <w:r>
              <w:rPr>
                <w:sz w:val="22"/>
                <w:szCs w:val="22"/>
              </w:rPr>
              <w:t>0.0054</w:t>
            </w:r>
          </w:p>
        </w:tc>
      </w:tr>
      <w:tr w:rsidR="00736E7E" w14:paraId="75CFE9FC"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180B4D1" w14:textId="77777777" w:rsidR="00736E7E" w:rsidRDefault="00035BFF">
            <w:pPr>
              <w:pStyle w:val="Body"/>
              <w:spacing w:after="0" w:line="240" w:lineRule="auto"/>
            </w:pPr>
            <w:proofErr w:type="spellStart"/>
            <w:r>
              <w:rPr>
                <w:sz w:val="22"/>
                <w:szCs w:val="22"/>
              </w:rPr>
              <w:t>shrub,AM-shrub,PM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1A57684" w14:textId="77777777" w:rsidR="00736E7E" w:rsidRDefault="00035BFF">
            <w:pPr>
              <w:pStyle w:val="Body"/>
              <w:spacing w:after="0" w:line="240" w:lineRule="auto"/>
              <w:jc w:val="right"/>
            </w:pPr>
            <w:r>
              <w:rPr>
                <w:sz w:val="22"/>
                <w:szCs w:val="22"/>
              </w:rPr>
              <w:t>-0.66599619</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3C06F76" w14:textId="77777777" w:rsidR="00736E7E" w:rsidRDefault="00035BFF">
            <w:pPr>
              <w:pStyle w:val="Body"/>
              <w:spacing w:after="0" w:line="240" w:lineRule="auto"/>
              <w:jc w:val="right"/>
            </w:pPr>
            <w:r>
              <w:rPr>
                <w:sz w:val="22"/>
                <w:szCs w:val="22"/>
              </w:rPr>
              <w:t>0.145186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880BC9C"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DD09618" w14:textId="77777777" w:rsidR="00736E7E" w:rsidRDefault="00035BFF">
            <w:pPr>
              <w:pStyle w:val="Body"/>
              <w:spacing w:after="0" w:line="240" w:lineRule="auto"/>
              <w:jc w:val="right"/>
            </w:pPr>
            <w:r>
              <w:rPr>
                <w:sz w:val="22"/>
                <w:szCs w:val="22"/>
              </w:rPr>
              <w:t>-4.587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61B065D" w14:textId="77777777" w:rsidR="00736E7E" w:rsidRDefault="00035BFF">
            <w:pPr>
              <w:pStyle w:val="Body"/>
              <w:spacing w:after="0" w:line="240" w:lineRule="auto"/>
              <w:jc w:val="right"/>
            </w:pPr>
            <w:r>
              <w:rPr>
                <w:sz w:val="22"/>
                <w:szCs w:val="22"/>
              </w:rPr>
              <w:t>0.0003</w:t>
            </w:r>
          </w:p>
        </w:tc>
      </w:tr>
      <w:tr w:rsidR="00736E7E" w14:paraId="4444ED87"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505E56" w14:textId="77777777" w:rsidR="00736E7E" w:rsidRDefault="00035BFF">
            <w:pPr>
              <w:pStyle w:val="Body"/>
              <w:spacing w:after="0" w:line="240" w:lineRule="auto"/>
            </w:pPr>
            <w:proofErr w:type="spellStart"/>
            <w:r>
              <w:rPr>
                <w:sz w:val="22"/>
                <w:szCs w:val="22"/>
              </w:rPr>
              <w:t>shrub,AM-wash,PM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A3FD166" w14:textId="77777777" w:rsidR="00736E7E" w:rsidRDefault="00035BFF">
            <w:pPr>
              <w:pStyle w:val="Body"/>
              <w:spacing w:after="0" w:line="240" w:lineRule="auto"/>
              <w:jc w:val="right"/>
            </w:pPr>
            <w:r>
              <w:rPr>
                <w:sz w:val="22"/>
                <w:szCs w:val="22"/>
              </w:rPr>
              <w:t>0.70512337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D510CD2" w14:textId="77777777" w:rsidR="00736E7E" w:rsidRDefault="00035BFF">
            <w:pPr>
              <w:pStyle w:val="Body"/>
              <w:spacing w:after="0" w:line="240" w:lineRule="auto"/>
              <w:jc w:val="right"/>
            </w:pPr>
            <w:r>
              <w:rPr>
                <w:sz w:val="22"/>
                <w:szCs w:val="22"/>
              </w:rPr>
              <w:t>0.154767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965BB2B"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ECA2329" w14:textId="77777777" w:rsidR="00736E7E" w:rsidRDefault="00035BFF">
            <w:pPr>
              <w:pStyle w:val="Body"/>
              <w:spacing w:after="0" w:line="240" w:lineRule="auto"/>
              <w:jc w:val="right"/>
            </w:pPr>
            <w:r>
              <w:rPr>
                <w:sz w:val="22"/>
                <w:szCs w:val="22"/>
              </w:rPr>
              <w:t>4.556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BB39AC2" w14:textId="77777777" w:rsidR="00736E7E" w:rsidRDefault="00035BFF">
            <w:pPr>
              <w:pStyle w:val="Body"/>
              <w:spacing w:after="0" w:line="240" w:lineRule="auto"/>
              <w:jc w:val="right"/>
            </w:pPr>
            <w:r>
              <w:rPr>
                <w:sz w:val="22"/>
                <w:szCs w:val="22"/>
              </w:rPr>
              <w:t>0.0003</w:t>
            </w:r>
          </w:p>
        </w:tc>
      </w:tr>
      <w:tr w:rsidR="00736E7E" w14:paraId="5B1F8870"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35920D9" w14:textId="77777777" w:rsidR="00736E7E" w:rsidRDefault="00035BFF">
            <w:pPr>
              <w:pStyle w:val="Body"/>
              <w:spacing w:after="0" w:line="240" w:lineRule="auto"/>
            </w:pPr>
            <w:proofErr w:type="spellStart"/>
            <w:r>
              <w:rPr>
                <w:sz w:val="22"/>
                <w:szCs w:val="22"/>
              </w:rPr>
              <w:t>wash,AM-annuals,PM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D4DDF47" w14:textId="77777777" w:rsidR="00736E7E" w:rsidRDefault="00035BFF">
            <w:pPr>
              <w:pStyle w:val="Body"/>
              <w:spacing w:after="0" w:line="240" w:lineRule="auto"/>
              <w:jc w:val="right"/>
            </w:pPr>
            <w:r>
              <w:rPr>
                <w:sz w:val="22"/>
                <w:szCs w:val="22"/>
              </w:rPr>
              <w:t>-0.18232156</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F7B7459" w14:textId="77777777" w:rsidR="00736E7E" w:rsidRDefault="00035BFF">
            <w:pPr>
              <w:pStyle w:val="Body"/>
              <w:spacing w:after="0" w:line="240" w:lineRule="auto"/>
              <w:jc w:val="right"/>
            </w:pPr>
            <w:r>
              <w:rPr>
                <w:sz w:val="22"/>
                <w:szCs w:val="22"/>
              </w:rPr>
              <w:t>0.278174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E2B2DBB"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865000" w14:textId="77777777" w:rsidR="00736E7E" w:rsidRDefault="00035BFF">
            <w:pPr>
              <w:pStyle w:val="Body"/>
              <w:spacing w:after="0" w:line="240" w:lineRule="auto"/>
              <w:jc w:val="right"/>
            </w:pPr>
            <w:r>
              <w:rPr>
                <w:sz w:val="22"/>
                <w:szCs w:val="22"/>
              </w:rPr>
              <w:t>-0.655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0B7ED82" w14:textId="77777777" w:rsidR="00736E7E" w:rsidRDefault="00035BFF">
            <w:pPr>
              <w:pStyle w:val="Body"/>
              <w:spacing w:after="0" w:line="240" w:lineRule="auto"/>
              <w:jc w:val="right"/>
            </w:pPr>
            <w:r>
              <w:rPr>
                <w:sz w:val="22"/>
                <w:szCs w:val="22"/>
              </w:rPr>
              <w:t>1</w:t>
            </w:r>
          </w:p>
        </w:tc>
      </w:tr>
      <w:tr w:rsidR="00736E7E" w14:paraId="789DF8E3"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3C22666" w14:textId="77777777" w:rsidR="00736E7E" w:rsidRDefault="00035BFF">
            <w:pPr>
              <w:pStyle w:val="Body"/>
              <w:spacing w:after="0" w:line="240" w:lineRule="auto"/>
            </w:pPr>
            <w:proofErr w:type="spellStart"/>
            <w:r>
              <w:rPr>
                <w:sz w:val="22"/>
                <w:szCs w:val="22"/>
              </w:rPr>
              <w:t>wash,AM-bare,PM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47FE9B" w14:textId="77777777" w:rsidR="00736E7E" w:rsidRDefault="00035BFF">
            <w:pPr>
              <w:pStyle w:val="Body"/>
              <w:spacing w:after="0" w:line="240" w:lineRule="auto"/>
              <w:jc w:val="right"/>
            </w:pPr>
            <w:r>
              <w:rPr>
                <w:sz w:val="22"/>
                <w:szCs w:val="22"/>
              </w:rPr>
              <w:t>0.18232156</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6FF5B33" w14:textId="77777777" w:rsidR="00736E7E" w:rsidRDefault="00035BFF">
            <w:pPr>
              <w:pStyle w:val="Body"/>
              <w:spacing w:after="0" w:line="240" w:lineRule="auto"/>
              <w:jc w:val="right"/>
            </w:pPr>
            <w:r>
              <w:rPr>
                <w:sz w:val="22"/>
                <w:szCs w:val="22"/>
              </w:rPr>
              <w:t>0.29277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D5A73AB"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2142D2F" w14:textId="77777777" w:rsidR="00736E7E" w:rsidRDefault="00035BFF">
            <w:pPr>
              <w:pStyle w:val="Body"/>
              <w:spacing w:after="0" w:line="240" w:lineRule="auto"/>
              <w:jc w:val="right"/>
            </w:pPr>
            <w:r>
              <w:rPr>
                <w:sz w:val="22"/>
                <w:szCs w:val="22"/>
              </w:rPr>
              <w:t>0.623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B16112E" w14:textId="77777777" w:rsidR="00736E7E" w:rsidRDefault="00035BFF">
            <w:pPr>
              <w:pStyle w:val="Body"/>
              <w:spacing w:after="0" w:line="240" w:lineRule="auto"/>
              <w:jc w:val="right"/>
            </w:pPr>
            <w:r>
              <w:rPr>
                <w:sz w:val="22"/>
                <w:szCs w:val="22"/>
              </w:rPr>
              <w:t>1</w:t>
            </w:r>
          </w:p>
        </w:tc>
      </w:tr>
      <w:tr w:rsidR="00736E7E" w14:paraId="6943F19B"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F6211E0" w14:textId="77777777" w:rsidR="00736E7E" w:rsidRDefault="00035BFF">
            <w:pPr>
              <w:pStyle w:val="Body"/>
              <w:spacing w:after="0" w:line="240" w:lineRule="auto"/>
            </w:pPr>
            <w:proofErr w:type="spellStart"/>
            <w:r>
              <w:rPr>
                <w:sz w:val="22"/>
                <w:szCs w:val="22"/>
              </w:rPr>
              <w:t>wash,AM-burrow,PM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054B07D" w14:textId="77777777" w:rsidR="00736E7E" w:rsidRDefault="00035BFF">
            <w:pPr>
              <w:pStyle w:val="Body"/>
              <w:spacing w:after="0" w:line="240" w:lineRule="auto"/>
              <w:jc w:val="right"/>
            </w:pPr>
            <w:r>
              <w:rPr>
                <w:sz w:val="22"/>
                <w:szCs w:val="22"/>
              </w:rPr>
              <w:t>-2.36190167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039DC0" w14:textId="77777777" w:rsidR="00736E7E" w:rsidRDefault="00035BFF">
            <w:pPr>
              <w:pStyle w:val="Body"/>
              <w:spacing w:after="0" w:line="240" w:lineRule="auto"/>
              <w:jc w:val="right"/>
            </w:pPr>
            <w:r>
              <w:rPr>
                <w:sz w:val="22"/>
                <w:szCs w:val="22"/>
              </w:rPr>
              <w:t>0.195786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1C7AFA3"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4A9AE5F" w14:textId="77777777" w:rsidR="00736E7E" w:rsidRDefault="00035BFF">
            <w:pPr>
              <w:pStyle w:val="Body"/>
              <w:spacing w:after="0" w:line="240" w:lineRule="auto"/>
              <w:jc w:val="right"/>
            </w:pPr>
            <w:r>
              <w:rPr>
                <w:sz w:val="22"/>
                <w:szCs w:val="22"/>
              </w:rPr>
              <w:t>-12.064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C934827" w14:textId="77777777" w:rsidR="00736E7E" w:rsidRDefault="00035BFF">
            <w:pPr>
              <w:pStyle w:val="Body"/>
              <w:spacing w:after="0" w:line="240" w:lineRule="auto"/>
            </w:pPr>
            <w:r>
              <w:rPr>
                <w:sz w:val="22"/>
                <w:szCs w:val="22"/>
              </w:rPr>
              <w:t>&lt;.0001</w:t>
            </w:r>
          </w:p>
        </w:tc>
      </w:tr>
      <w:tr w:rsidR="00736E7E" w14:paraId="22CEB357"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98C7CF" w14:textId="77777777" w:rsidR="00736E7E" w:rsidRDefault="00035BFF">
            <w:pPr>
              <w:pStyle w:val="Body"/>
              <w:spacing w:after="0" w:line="240" w:lineRule="auto"/>
            </w:pPr>
            <w:proofErr w:type="spellStart"/>
            <w:r>
              <w:rPr>
                <w:sz w:val="22"/>
                <w:szCs w:val="22"/>
              </w:rPr>
              <w:lastRenderedPageBreak/>
              <w:t>wash,AM-road,PM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6363DBE" w14:textId="77777777" w:rsidR="00736E7E" w:rsidRDefault="00035BFF">
            <w:pPr>
              <w:pStyle w:val="Body"/>
              <w:spacing w:after="0" w:line="240" w:lineRule="auto"/>
              <w:jc w:val="right"/>
            </w:pPr>
            <w:r>
              <w:rPr>
                <w:sz w:val="22"/>
                <w:szCs w:val="22"/>
              </w:rPr>
              <w:t>-0.31845373</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9EB9172" w14:textId="77777777" w:rsidR="00736E7E" w:rsidRDefault="00035BFF">
            <w:pPr>
              <w:pStyle w:val="Body"/>
              <w:spacing w:after="0" w:line="240" w:lineRule="auto"/>
              <w:jc w:val="right"/>
            </w:pPr>
            <w:r>
              <w:rPr>
                <w:sz w:val="22"/>
                <w:szCs w:val="22"/>
              </w:rPr>
              <w:t>0.284901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D3779C8"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447F6C6" w14:textId="77777777" w:rsidR="00736E7E" w:rsidRDefault="00035BFF">
            <w:pPr>
              <w:pStyle w:val="Body"/>
              <w:spacing w:after="0" w:line="240" w:lineRule="auto"/>
              <w:jc w:val="right"/>
            </w:pPr>
            <w:r>
              <w:rPr>
                <w:sz w:val="22"/>
                <w:szCs w:val="22"/>
              </w:rPr>
              <w:t>-1.118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7D2F35A" w14:textId="77777777" w:rsidR="00736E7E" w:rsidRDefault="00035BFF">
            <w:pPr>
              <w:pStyle w:val="Body"/>
              <w:spacing w:after="0" w:line="240" w:lineRule="auto"/>
              <w:jc w:val="right"/>
            </w:pPr>
            <w:r>
              <w:rPr>
                <w:sz w:val="22"/>
                <w:szCs w:val="22"/>
              </w:rPr>
              <w:t>0.994</w:t>
            </w:r>
          </w:p>
        </w:tc>
      </w:tr>
      <w:tr w:rsidR="00736E7E" w14:paraId="5C5EDC20"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C2DCCE" w14:textId="77777777" w:rsidR="00736E7E" w:rsidRDefault="00035BFF">
            <w:pPr>
              <w:pStyle w:val="Body"/>
              <w:spacing w:after="0" w:line="240" w:lineRule="auto"/>
            </w:pPr>
            <w:proofErr w:type="spellStart"/>
            <w:r>
              <w:rPr>
                <w:sz w:val="22"/>
                <w:szCs w:val="22"/>
              </w:rPr>
              <w:t>wash,AM-shrub,PM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9DC0A0" w14:textId="77777777" w:rsidR="00736E7E" w:rsidRDefault="00035BFF">
            <w:pPr>
              <w:pStyle w:val="Body"/>
              <w:spacing w:after="0" w:line="240" w:lineRule="auto"/>
              <w:jc w:val="right"/>
            </w:pPr>
            <w:r>
              <w:rPr>
                <w:sz w:val="22"/>
                <w:szCs w:val="22"/>
              </w:rPr>
              <w:t>-1.91875916</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2F38247" w14:textId="77777777" w:rsidR="00736E7E" w:rsidRDefault="00035BFF">
            <w:pPr>
              <w:pStyle w:val="Body"/>
              <w:spacing w:after="0" w:line="240" w:lineRule="auto"/>
              <w:jc w:val="right"/>
            </w:pPr>
            <w:r>
              <w:rPr>
                <w:sz w:val="22"/>
                <w:szCs w:val="22"/>
              </w:rPr>
              <w:t>0.211869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2D9DAED"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AB076C2" w14:textId="77777777" w:rsidR="00736E7E" w:rsidRDefault="00035BFF">
            <w:pPr>
              <w:pStyle w:val="Body"/>
              <w:spacing w:after="0" w:line="240" w:lineRule="auto"/>
              <w:jc w:val="right"/>
            </w:pPr>
            <w:r>
              <w:rPr>
                <w:sz w:val="22"/>
                <w:szCs w:val="22"/>
              </w:rPr>
              <w:t>-9.056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EC8E750" w14:textId="77777777" w:rsidR="00736E7E" w:rsidRDefault="00035BFF">
            <w:pPr>
              <w:pStyle w:val="Body"/>
              <w:spacing w:after="0" w:line="240" w:lineRule="auto"/>
            </w:pPr>
            <w:r>
              <w:rPr>
                <w:sz w:val="22"/>
                <w:szCs w:val="22"/>
              </w:rPr>
              <w:t>&lt;.0001</w:t>
            </w:r>
          </w:p>
        </w:tc>
      </w:tr>
      <w:tr w:rsidR="00736E7E" w14:paraId="3D7AC971"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2F9F54" w14:textId="77777777" w:rsidR="00736E7E" w:rsidRDefault="00035BFF">
            <w:pPr>
              <w:pStyle w:val="Body"/>
              <w:spacing w:after="0" w:line="240" w:lineRule="auto"/>
            </w:pPr>
            <w:proofErr w:type="spellStart"/>
            <w:r>
              <w:rPr>
                <w:sz w:val="22"/>
                <w:szCs w:val="22"/>
              </w:rPr>
              <w:t>wash,AM-wash,PM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4001BFA" w14:textId="77777777" w:rsidR="00736E7E" w:rsidRDefault="00035BFF">
            <w:pPr>
              <w:pStyle w:val="Body"/>
              <w:spacing w:after="0" w:line="240" w:lineRule="auto"/>
              <w:jc w:val="right"/>
            </w:pPr>
            <w:r>
              <w:rPr>
                <w:sz w:val="22"/>
                <w:szCs w:val="22"/>
              </w:rPr>
              <w:t>-0.5476396</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3E2414" w14:textId="77777777" w:rsidR="00736E7E" w:rsidRDefault="00035BFF">
            <w:pPr>
              <w:pStyle w:val="Body"/>
              <w:spacing w:after="0" w:line="240" w:lineRule="auto"/>
              <w:jc w:val="right"/>
            </w:pPr>
            <w:r>
              <w:rPr>
                <w:sz w:val="22"/>
                <w:szCs w:val="22"/>
              </w:rPr>
              <w:t>0.218546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1FB0070"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54C951D" w14:textId="77777777" w:rsidR="00736E7E" w:rsidRDefault="00035BFF">
            <w:pPr>
              <w:pStyle w:val="Body"/>
              <w:spacing w:after="0" w:line="240" w:lineRule="auto"/>
              <w:jc w:val="right"/>
            </w:pPr>
            <w:r>
              <w:rPr>
                <w:sz w:val="22"/>
                <w:szCs w:val="22"/>
              </w:rPr>
              <w:t>-2.506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6015DDD" w14:textId="77777777" w:rsidR="00736E7E" w:rsidRDefault="00035BFF">
            <w:pPr>
              <w:pStyle w:val="Body"/>
              <w:spacing w:after="0" w:line="240" w:lineRule="auto"/>
              <w:jc w:val="right"/>
            </w:pPr>
            <w:r>
              <w:rPr>
                <w:sz w:val="22"/>
                <w:szCs w:val="22"/>
              </w:rPr>
              <w:t>0.336</w:t>
            </w:r>
          </w:p>
        </w:tc>
      </w:tr>
      <w:tr w:rsidR="00736E7E" w14:paraId="0266DF80"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A8ECBF1" w14:textId="77777777" w:rsidR="00736E7E" w:rsidRDefault="00035BFF">
            <w:pPr>
              <w:pStyle w:val="Body"/>
              <w:spacing w:after="0" w:line="240" w:lineRule="auto"/>
            </w:pPr>
            <w:proofErr w:type="spellStart"/>
            <w:r>
              <w:rPr>
                <w:sz w:val="22"/>
                <w:szCs w:val="22"/>
              </w:rPr>
              <w:t>annuals,PM-bare,PM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332B8DD" w14:textId="77777777" w:rsidR="00736E7E" w:rsidRDefault="00035BFF">
            <w:pPr>
              <w:pStyle w:val="Body"/>
              <w:spacing w:after="0" w:line="240" w:lineRule="auto"/>
              <w:jc w:val="right"/>
            </w:pPr>
            <w:r>
              <w:rPr>
                <w:sz w:val="22"/>
                <w:szCs w:val="22"/>
              </w:rPr>
              <w:t>0.36464311</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BEAC7BC" w14:textId="77777777" w:rsidR="00736E7E" w:rsidRDefault="00035BFF">
            <w:pPr>
              <w:pStyle w:val="Body"/>
              <w:spacing w:after="0" w:line="240" w:lineRule="auto"/>
              <w:jc w:val="right"/>
            </w:pPr>
            <w:r>
              <w:rPr>
                <w:sz w:val="22"/>
                <w:szCs w:val="22"/>
              </w:rPr>
              <w:t>0.302765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FD3BC8"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5EB423F" w14:textId="77777777" w:rsidR="00736E7E" w:rsidRDefault="00035BFF">
            <w:pPr>
              <w:pStyle w:val="Body"/>
              <w:spacing w:after="0" w:line="240" w:lineRule="auto"/>
              <w:jc w:val="right"/>
            </w:pPr>
            <w:r>
              <w:rPr>
                <w:sz w:val="22"/>
                <w:szCs w:val="22"/>
              </w:rPr>
              <w:t>1.204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D593585" w14:textId="77777777" w:rsidR="00736E7E" w:rsidRDefault="00035BFF">
            <w:pPr>
              <w:pStyle w:val="Body"/>
              <w:spacing w:after="0" w:line="240" w:lineRule="auto"/>
              <w:jc w:val="right"/>
            </w:pPr>
            <w:r>
              <w:rPr>
                <w:sz w:val="22"/>
                <w:szCs w:val="22"/>
              </w:rPr>
              <w:t>0.9888</w:t>
            </w:r>
          </w:p>
        </w:tc>
      </w:tr>
      <w:tr w:rsidR="00736E7E" w14:paraId="410DFAB9"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F98DD1C" w14:textId="77777777" w:rsidR="00736E7E" w:rsidRDefault="00035BFF">
            <w:pPr>
              <w:pStyle w:val="Body"/>
              <w:spacing w:after="0" w:line="240" w:lineRule="auto"/>
            </w:pPr>
            <w:proofErr w:type="spellStart"/>
            <w:r>
              <w:rPr>
                <w:sz w:val="22"/>
                <w:szCs w:val="22"/>
              </w:rPr>
              <w:t>annuals,PM-burrow,PM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6674A12" w14:textId="77777777" w:rsidR="00736E7E" w:rsidRDefault="00035BFF">
            <w:pPr>
              <w:pStyle w:val="Body"/>
              <w:spacing w:after="0" w:line="240" w:lineRule="auto"/>
              <w:jc w:val="right"/>
            </w:pPr>
            <w:r>
              <w:rPr>
                <w:sz w:val="22"/>
                <w:szCs w:val="22"/>
              </w:rPr>
              <w:t>-2.17958011</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3918FA6" w14:textId="77777777" w:rsidR="00736E7E" w:rsidRDefault="00035BFF">
            <w:pPr>
              <w:pStyle w:val="Body"/>
              <w:spacing w:after="0" w:line="240" w:lineRule="auto"/>
              <w:jc w:val="right"/>
            </w:pPr>
            <w:r>
              <w:rPr>
                <w:sz w:val="22"/>
                <w:szCs w:val="22"/>
              </w:rPr>
              <w:t>0.210439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40977E"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3007B7E" w14:textId="77777777" w:rsidR="00736E7E" w:rsidRDefault="00035BFF">
            <w:pPr>
              <w:pStyle w:val="Body"/>
              <w:spacing w:after="0" w:line="240" w:lineRule="auto"/>
              <w:jc w:val="right"/>
            </w:pPr>
            <w:r>
              <w:rPr>
                <w:sz w:val="22"/>
                <w:szCs w:val="22"/>
              </w:rPr>
              <w:t>-10.357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48E4585" w14:textId="77777777" w:rsidR="00736E7E" w:rsidRDefault="00035BFF">
            <w:pPr>
              <w:pStyle w:val="Body"/>
              <w:spacing w:after="0" w:line="240" w:lineRule="auto"/>
            </w:pPr>
            <w:r>
              <w:rPr>
                <w:sz w:val="22"/>
                <w:szCs w:val="22"/>
              </w:rPr>
              <w:t>&lt;.0001</w:t>
            </w:r>
          </w:p>
        </w:tc>
      </w:tr>
      <w:tr w:rsidR="00736E7E" w14:paraId="4D84F33D"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0586B44" w14:textId="77777777" w:rsidR="00736E7E" w:rsidRDefault="00035BFF">
            <w:pPr>
              <w:pStyle w:val="Body"/>
              <w:spacing w:after="0" w:line="240" w:lineRule="auto"/>
            </w:pPr>
            <w:proofErr w:type="spellStart"/>
            <w:r>
              <w:rPr>
                <w:sz w:val="22"/>
                <w:szCs w:val="22"/>
              </w:rPr>
              <w:t>annuals,PM-road,PM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B17E44B" w14:textId="77777777" w:rsidR="00736E7E" w:rsidRDefault="00035BFF">
            <w:pPr>
              <w:pStyle w:val="Body"/>
              <w:spacing w:after="0" w:line="240" w:lineRule="auto"/>
              <w:jc w:val="right"/>
            </w:pPr>
            <w:r>
              <w:rPr>
                <w:sz w:val="22"/>
                <w:szCs w:val="22"/>
              </w:rPr>
              <w:t>-0.13613217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E9E1439" w14:textId="77777777" w:rsidR="00736E7E" w:rsidRDefault="00035BFF">
            <w:pPr>
              <w:pStyle w:val="Body"/>
              <w:spacing w:after="0" w:line="240" w:lineRule="auto"/>
              <w:jc w:val="right"/>
            </w:pPr>
            <w:r>
              <w:rPr>
                <w:sz w:val="22"/>
                <w:szCs w:val="22"/>
              </w:rPr>
              <w:t>0.295163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17A95AA"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CC751F" w14:textId="77777777" w:rsidR="00736E7E" w:rsidRDefault="00035BFF">
            <w:pPr>
              <w:pStyle w:val="Body"/>
              <w:spacing w:after="0" w:line="240" w:lineRule="auto"/>
              <w:jc w:val="right"/>
            </w:pPr>
            <w:r>
              <w:rPr>
                <w:sz w:val="22"/>
                <w:szCs w:val="22"/>
              </w:rPr>
              <w:t>-0.461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B60259" w14:textId="77777777" w:rsidR="00736E7E" w:rsidRDefault="00035BFF">
            <w:pPr>
              <w:pStyle w:val="Body"/>
              <w:spacing w:after="0" w:line="240" w:lineRule="auto"/>
              <w:jc w:val="right"/>
            </w:pPr>
            <w:r>
              <w:rPr>
                <w:sz w:val="22"/>
                <w:szCs w:val="22"/>
              </w:rPr>
              <w:t>1</w:t>
            </w:r>
          </w:p>
        </w:tc>
      </w:tr>
      <w:tr w:rsidR="00736E7E" w14:paraId="4B071161"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0743C03" w14:textId="77777777" w:rsidR="00736E7E" w:rsidRDefault="00035BFF">
            <w:pPr>
              <w:pStyle w:val="Body"/>
              <w:spacing w:after="0" w:line="240" w:lineRule="auto"/>
            </w:pPr>
            <w:proofErr w:type="spellStart"/>
            <w:r>
              <w:rPr>
                <w:sz w:val="22"/>
                <w:szCs w:val="22"/>
              </w:rPr>
              <w:t>annuals,PM-shrub,PM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62EF232" w14:textId="77777777" w:rsidR="00736E7E" w:rsidRDefault="00035BFF">
            <w:pPr>
              <w:pStyle w:val="Body"/>
              <w:spacing w:after="0" w:line="240" w:lineRule="auto"/>
              <w:jc w:val="right"/>
            </w:pPr>
            <w:r>
              <w:rPr>
                <w:sz w:val="22"/>
                <w:szCs w:val="22"/>
              </w:rPr>
              <w:t>-1.7364376</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20E16FF" w14:textId="77777777" w:rsidR="00736E7E" w:rsidRDefault="00035BFF">
            <w:pPr>
              <w:pStyle w:val="Body"/>
              <w:spacing w:after="0" w:line="240" w:lineRule="auto"/>
              <w:jc w:val="right"/>
            </w:pPr>
            <w:r>
              <w:rPr>
                <w:sz w:val="22"/>
                <w:szCs w:val="22"/>
              </w:rPr>
              <w:t>0.225479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19507C5"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57BD99" w14:textId="77777777" w:rsidR="00736E7E" w:rsidRDefault="00035BFF">
            <w:pPr>
              <w:pStyle w:val="Body"/>
              <w:spacing w:after="0" w:line="240" w:lineRule="auto"/>
              <w:jc w:val="right"/>
            </w:pPr>
            <w:r>
              <w:rPr>
                <w:sz w:val="22"/>
                <w:szCs w:val="22"/>
              </w:rPr>
              <w:t>-7.701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1176CB" w14:textId="77777777" w:rsidR="00736E7E" w:rsidRDefault="00035BFF">
            <w:pPr>
              <w:pStyle w:val="Body"/>
              <w:spacing w:after="0" w:line="240" w:lineRule="auto"/>
            </w:pPr>
            <w:r>
              <w:rPr>
                <w:sz w:val="22"/>
                <w:szCs w:val="22"/>
              </w:rPr>
              <w:t>&lt;.0001</w:t>
            </w:r>
          </w:p>
        </w:tc>
      </w:tr>
      <w:tr w:rsidR="00736E7E" w14:paraId="46A03E65"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9328297" w14:textId="77777777" w:rsidR="00736E7E" w:rsidRDefault="00035BFF">
            <w:pPr>
              <w:pStyle w:val="Body"/>
              <w:spacing w:after="0" w:line="240" w:lineRule="auto"/>
            </w:pPr>
            <w:proofErr w:type="spellStart"/>
            <w:r>
              <w:rPr>
                <w:sz w:val="22"/>
                <w:szCs w:val="22"/>
              </w:rPr>
              <w:t>annuals,PM-wash,PM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1C8B837" w14:textId="77777777" w:rsidR="00736E7E" w:rsidRDefault="00035BFF">
            <w:pPr>
              <w:pStyle w:val="Body"/>
              <w:spacing w:after="0" w:line="240" w:lineRule="auto"/>
              <w:jc w:val="right"/>
            </w:pPr>
            <w:r>
              <w:rPr>
                <w:sz w:val="22"/>
                <w:szCs w:val="22"/>
              </w:rPr>
              <w:t>-0.36531804</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4FFC43" w14:textId="77777777" w:rsidR="00736E7E" w:rsidRDefault="00035BFF">
            <w:pPr>
              <w:pStyle w:val="Body"/>
              <w:spacing w:after="0" w:line="240" w:lineRule="auto"/>
              <w:jc w:val="right"/>
            </w:pPr>
            <w:r>
              <w:rPr>
                <w:sz w:val="22"/>
                <w:szCs w:val="22"/>
              </w:rPr>
              <w:t>0.231765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38D477E"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DFC8C9C" w14:textId="77777777" w:rsidR="00736E7E" w:rsidRDefault="00035BFF">
            <w:pPr>
              <w:pStyle w:val="Body"/>
              <w:spacing w:after="0" w:line="240" w:lineRule="auto"/>
              <w:jc w:val="right"/>
            </w:pPr>
            <w:r>
              <w:rPr>
                <w:sz w:val="22"/>
                <w:szCs w:val="22"/>
              </w:rPr>
              <w:t>-1.576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CAAFC5C" w14:textId="77777777" w:rsidR="00736E7E" w:rsidRDefault="00035BFF">
            <w:pPr>
              <w:pStyle w:val="Body"/>
              <w:spacing w:after="0" w:line="240" w:lineRule="auto"/>
              <w:jc w:val="right"/>
            </w:pPr>
            <w:r>
              <w:rPr>
                <w:sz w:val="22"/>
                <w:szCs w:val="22"/>
              </w:rPr>
              <w:t>0.9179</w:t>
            </w:r>
          </w:p>
        </w:tc>
      </w:tr>
      <w:tr w:rsidR="00736E7E" w14:paraId="0229C14F"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C8694F7" w14:textId="77777777" w:rsidR="00736E7E" w:rsidRDefault="00035BFF">
            <w:pPr>
              <w:pStyle w:val="Body"/>
              <w:spacing w:after="0" w:line="240" w:lineRule="auto"/>
            </w:pPr>
            <w:proofErr w:type="spellStart"/>
            <w:r>
              <w:rPr>
                <w:sz w:val="22"/>
                <w:szCs w:val="22"/>
              </w:rPr>
              <w:t>bare,PM-burrow,PM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0D8D44" w14:textId="77777777" w:rsidR="00736E7E" w:rsidRDefault="00035BFF">
            <w:pPr>
              <w:pStyle w:val="Body"/>
              <w:spacing w:after="0" w:line="240" w:lineRule="auto"/>
              <w:jc w:val="right"/>
            </w:pPr>
            <w:r>
              <w:rPr>
                <w:sz w:val="22"/>
                <w:szCs w:val="22"/>
              </w:rPr>
              <w:t>-2.54422323</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CF132C1" w14:textId="77777777" w:rsidR="00736E7E" w:rsidRDefault="00035BFF">
            <w:pPr>
              <w:pStyle w:val="Body"/>
              <w:spacing w:after="0" w:line="240" w:lineRule="auto"/>
              <w:jc w:val="right"/>
            </w:pPr>
            <w:r>
              <w:rPr>
                <w:sz w:val="22"/>
                <w:szCs w:val="22"/>
              </w:rPr>
              <w:t>0.229385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C351A23"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C388CA7" w14:textId="77777777" w:rsidR="00736E7E" w:rsidRDefault="00035BFF">
            <w:pPr>
              <w:pStyle w:val="Body"/>
              <w:spacing w:after="0" w:line="240" w:lineRule="auto"/>
              <w:jc w:val="right"/>
            </w:pPr>
            <w:r>
              <w:rPr>
                <w:sz w:val="22"/>
                <w:szCs w:val="22"/>
              </w:rPr>
              <w:t>-11.091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078B7A4" w14:textId="77777777" w:rsidR="00736E7E" w:rsidRDefault="00035BFF">
            <w:pPr>
              <w:pStyle w:val="Body"/>
              <w:spacing w:after="0" w:line="240" w:lineRule="auto"/>
            </w:pPr>
            <w:r>
              <w:rPr>
                <w:sz w:val="22"/>
                <w:szCs w:val="22"/>
              </w:rPr>
              <w:t>&lt;.0001</w:t>
            </w:r>
          </w:p>
        </w:tc>
      </w:tr>
      <w:tr w:rsidR="00736E7E" w14:paraId="3384EF9B"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6E9A60E" w14:textId="77777777" w:rsidR="00736E7E" w:rsidRDefault="00035BFF">
            <w:pPr>
              <w:pStyle w:val="Body"/>
              <w:spacing w:after="0" w:line="240" w:lineRule="auto"/>
            </w:pPr>
            <w:proofErr w:type="spellStart"/>
            <w:r>
              <w:rPr>
                <w:sz w:val="22"/>
                <w:szCs w:val="22"/>
              </w:rPr>
              <w:t>bare,PM-road,PM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C941CF7" w14:textId="77777777" w:rsidR="00736E7E" w:rsidRDefault="00035BFF">
            <w:pPr>
              <w:pStyle w:val="Body"/>
              <w:spacing w:after="0" w:line="240" w:lineRule="auto"/>
              <w:jc w:val="right"/>
            </w:pPr>
            <w:r>
              <w:rPr>
                <w:sz w:val="22"/>
                <w:szCs w:val="22"/>
              </w:rPr>
              <w:t>-0.50077529</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927EAD9" w14:textId="77777777" w:rsidR="00736E7E" w:rsidRDefault="00035BFF">
            <w:pPr>
              <w:pStyle w:val="Body"/>
              <w:spacing w:after="0" w:line="240" w:lineRule="auto"/>
              <w:jc w:val="right"/>
            </w:pPr>
            <w:r>
              <w:rPr>
                <w:sz w:val="22"/>
                <w:szCs w:val="22"/>
              </w:rPr>
              <w:t>0.308957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B696CBD"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67D4355" w14:textId="77777777" w:rsidR="00736E7E" w:rsidRDefault="00035BFF">
            <w:pPr>
              <w:pStyle w:val="Body"/>
              <w:spacing w:after="0" w:line="240" w:lineRule="auto"/>
              <w:jc w:val="right"/>
            </w:pPr>
            <w:r>
              <w:rPr>
                <w:sz w:val="22"/>
                <w:szCs w:val="22"/>
              </w:rPr>
              <w:t>-1.621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E8D0851" w14:textId="77777777" w:rsidR="00736E7E" w:rsidRDefault="00035BFF">
            <w:pPr>
              <w:pStyle w:val="Body"/>
              <w:spacing w:after="0" w:line="240" w:lineRule="auto"/>
              <w:jc w:val="right"/>
            </w:pPr>
            <w:r>
              <w:rPr>
                <w:sz w:val="22"/>
                <w:szCs w:val="22"/>
              </w:rPr>
              <w:t>0.9018</w:t>
            </w:r>
          </w:p>
        </w:tc>
      </w:tr>
      <w:tr w:rsidR="00736E7E" w14:paraId="0E1EEF88"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DE8E19B" w14:textId="77777777" w:rsidR="00736E7E" w:rsidRDefault="00035BFF">
            <w:pPr>
              <w:pStyle w:val="Body"/>
              <w:spacing w:after="0" w:line="240" w:lineRule="auto"/>
            </w:pPr>
            <w:proofErr w:type="spellStart"/>
            <w:r>
              <w:rPr>
                <w:sz w:val="22"/>
                <w:szCs w:val="22"/>
              </w:rPr>
              <w:t>bare,PM-shrub,PM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23B80C" w14:textId="77777777" w:rsidR="00736E7E" w:rsidRDefault="00035BFF">
            <w:pPr>
              <w:pStyle w:val="Body"/>
              <w:spacing w:after="0" w:line="240" w:lineRule="auto"/>
              <w:jc w:val="right"/>
            </w:pPr>
            <w:r>
              <w:rPr>
                <w:sz w:val="22"/>
                <w:szCs w:val="22"/>
              </w:rPr>
              <w:t>-2.10108072</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7587BCE" w14:textId="77777777" w:rsidR="00736E7E" w:rsidRDefault="00035BFF">
            <w:pPr>
              <w:pStyle w:val="Body"/>
              <w:spacing w:after="0" w:line="240" w:lineRule="auto"/>
              <w:jc w:val="right"/>
            </w:pPr>
            <w:r>
              <w:rPr>
                <w:sz w:val="22"/>
                <w:szCs w:val="22"/>
              </w:rPr>
              <w:t>0.243258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8924056"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BB0D6A" w14:textId="77777777" w:rsidR="00736E7E" w:rsidRDefault="00035BFF">
            <w:pPr>
              <w:pStyle w:val="Body"/>
              <w:spacing w:after="0" w:line="240" w:lineRule="auto"/>
              <w:jc w:val="right"/>
            </w:pPr>
            <w:r>
              <w:rPr>
                <w:sz w:val="22"/>
                <w:szCs w:val="22"/>
              </w:rPr>
              <w:t>-8.637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BFE841C" w14:textId="77777777" w:rsidR="00736E7E" w:rsidRDefault="00035BFF">
            <w:pPr>
              <w:pStyle w:val="Body"/>
              <w:spacing w:after="0" w:line="240" w:lineRule="auto"/>
            </w:pPr>
            <w:r>
              <w:rPr>
                <w:sz w:val="22"/>
                <w:szCs w:val="22"/>
              </w:rPr>
              <w:t>&lt;.0001</w:t>
            </w:r>
          </w:p>
        </w:tc>
      </w:tr>
      <w:tr w:rsidR="00736E7E" w14:paraId="0E837F93"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3D7E136" w14:textId="77777777" w:rsidR="00736E7E" w:rsidRDefault="00035BFF">
            <w:pPr>
              <w:pStyle w:val="Body"/>
              <w:spacing w:after="0" w:line="240" w:lineRule="auto"/>
            </w:pPr>
            <w:proofErr w:type="spellStart"/>
            <w:r>
              <w:rPr>
                <w:sz w:val="22"/>
                <w:szCs w:val="22"/>
              </w:rPr>
              <w:t>bare,PM-wash,PM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BE7C649" w14:textId="77777777" w:rsidR="00736E7E" w:rsidRDefault="00035BFF">
            <w:pPr>
              <w:pStyle w:val="Body"/>
              <w:spacing w:after="0" w:line="240" w:lineRule="auto"/>
              <w:jc w:val="right"/>
            </w:pPr>
            <w:r>
              <w:rPr>
                <w:sz w:val="22"/>
                <w:szCs w:val="22"/>
              </w:rPr>
              <w:t>-0.72996115</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5AEA70D" w14:textId="77777777" w:rsidR="00736E7E" w:rsidRDefault="00035BFF">
            <w:pPr>
              <w:pStyle w:val="Body"/>
              <w:spacing w:after="0" w:line="240" w:lineRule="auto"/>
              <w:jc w:val="right"/>
            </w:pPr>
            <w:r>
              <w:rPr>
                <w:sz w:val="22"/>
                <w:szCs w:val="22"/>
              </w:rPr>
              <w:t>0.249095</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84B70F8"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39AC5E" w14:textId="77777777" w:rsidR="00736E7E" w:rsidRDefault="00035BFF">
            <w:pPr>
              <w:pStyle w:val="Body"/>
              <w:spacing w:after="0" w:line="240" w:lineRule="auto"/>
              <w:jc w:val="right"/>
            </w:pPr>
            <w:r>
              <w:rPr>
                <w:sz w:val="22"/>
                <w:szCs w:val="22"/>
              </w:rPr>
              <w:t>-2.93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C96568E" w14:textId="77777777" w:rsidR="00736E7E" w:rsidRDefault="00035BFF">
            <w:pPr>
              <w:pStyle w:val="Body"/>
              <w:spacing w:after="0" w:line="240" w:lineRule="auto"/>
              <w:jc w:val="right"/>
            </w:pPr>
            <w:r>
              <w:rPr>
                <w:sz w:val="22"/>
                <w:szCs w:val="22"/>
              </w:rPr>
              <w:t>0.1301</w:t>
            </w:r>
          </w:p>
        </w:tc>
      </w:tr>
      <w:tr w:rsidR="00736E7E" w14:paraId="09EE6C5D"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5C1D2C9" w14:textId="77777777" w:rsidR="00736E7E" w:rsidRDefault="00035BFF">
            <w:pPr>
              <w:pStyle w:val="Body"/>
              <w:spacing w:after="0" w:line="240" w:lineRule="auto"/>
            </w:pPr>
            <w:proofErr w:type="spellStart"/>
            <w:r>
              <w:rPr>
                <w:sz w:val="22"/>
                <w:szCs w:val="22"/>
              </w:rPr>
              <w:t>burrow,PM-road,PM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7C0658D" w14:textId="77777777" w:rsidR="00736E7E" w:rsidRDefault="00035BFF">
            <w:pPr>
              <w:pStyle w:val="Body"/>
              <w:spacing w:after="0" w:line="240" w:lineRule="auto"/>
              <w:jc w:val="right"/>
            </w:pPr>
            <w:r>
              <w:rPr>
                <w:sz w:val="22"/>
                <w:szCs w:val="22"/>
              </w:rPr>
              <w:t>2.04344794</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B04A7B8" w14:textId="77777777" w:rsidR="00736E7E" w:rsidRDefault="00035BFF">
            <w:pPr>
              <w:pStyle w:val="Body"/>
              <w:spacing w:after="0" w:line="240" w:lineRule="auto"/>
              <w:jc w:val="right"/>
            </w:pPr>
            <w:r>
              <w:rPr>
                <w:sz w:val="22"/>
                <w:szCs w:val="22"/>
              </w:rPr>
              <w:t>0.219254</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CA2FAFC"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38377C8" w14:textId="77777777" w:rsidR="00736E7E" w:rsidRDefault="00035BFF">
            <w:pPr>
              <w:pStyle w:val="Body"/>
              <w:spacing w:after="0" w:line="240" w:lineRule="auto"/>
              <w:jc w:val="right"/>
            </w:pPr>
            <w:r>
              <w:rPr>
                <w:sz w:val="22"/>
                <w:szCs w:val="22"/>
              </w:rPr>
              <w:t>9.32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596EC28" w14:textId="77777777" w:rsidR="00736E7E" w:rsidRDefault="00035BFF">
            <w:pPr>
              <w:pStyle w:val="Body"/>
              <w:spacing w:after="0" w:line="240" w:lineRule="auto"/>
            </w:pPr>
            <w:r>
              <w:rPr>
                <w:sz w:val="22"/>
                <w:szCs w:val="22"/>
              </w:rPr>
              <w:t>&lt;.0001</w:t>
            </w:r>
          </w:p>
        </w:tc>
      </w:tr>
      <w:tr w:rsidR="00736E7E" w14:paraId="1E18F544"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ABFD73F" w14:textId="77777777" w:rsidR="00736E7E" w:rsidRDefault="00035BFF">
            <w:pPr>
              <w:pStyle w:val="Body"/>
              <w:spacing w:after="0" w:line="240" w:lineRule="auto"/>
            </w:pPr>
            <w:proofErr w:type="spellStart"/>
            <w:r>
              <w:rPr>
                <w:sz w:val="22"/>
                <w:szCs w:val="22"/>
              </w:rPr>
              <w:t>burrow,PM-shrub,PM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CB14CD9" w14:textId="77777777" w:rsidR="00736E7E" w:rsidRDefault="00035BFF">
            <w:pPr>
              <w:pStyle w:val="Body"/>
              <w:spacing w:after="0" w:line="240" w:lineRule="auto"/>
              <w:jc w:val="right"/>
            </w:pPr>
            <w:r>
              <w:rPr>
                <w:sz w:val="22"/>
                <w:szCs w:val="22"/>
              </w:rPr>
              <w:t>0.44314251</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8DE0D2E" w14:textId="77777777" w:rsidR="00736E7E" w:rsidRDefault="00035BFF">
            <w:pPr>
              <w:pStyle w:val="Body"/>
              <w:spacing w:after="0" w:line="240" w:lineRule="auto"/>
              <w:jc w:val="right"/>
            </w:pPr>
            <w:r>
              <w:rPr>
                <w:sz w:val="22"/>
                <w:szCs w:val="22"/>
              </w:rPr>
              <w:t>0.108591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9AC6A37"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67384EA" w14:textId="77777777" w:rsidR="00736E7E" w:rsidRDefault="00035BFF">
            <w:pPr>
              <w:pStyle w:val="Body"/>
              <w:spacing w:after="0" w:line="240" w:lineRule="auto"/>
              <w:jc w:val="right"/>
            </w:pPr>
            <w:r>
              <w:rPr>
                <w:sz w:val="22"/>
                <w:szCs w:val="22"/>
              </w:rPr>
              <w:t>4.081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BEE30C" w14:textId="77777777" w:rsidR="00736E7E" w:rsidRDefault="00035BFF">
            <w:pPr>
              <w:pStyle w:val="Body"/>
              <w:spacing w:after="0" w:line="240" w:lineRule="auto"/>
              <w:jc w:val="right"/>
            </w:pPr>
            <w:r>
              <w:rPr>
                <w:sz w:val="22"/>
                <w:szCs w:val="22"/>
              </w:rPr>
              <w:t>0.0026</w:t>
            </w:r>
          </w:p>
        </w:tc>
      </w:tr>
      <w:tr w:rsidR="00736E7E" w14:paraId="0EDF4794"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E85E421" w14:textId="77777777" w:rsidR="00736E7E" w:rsidRDefault="00035BFF">
            <w:pPr>
              <w:pStyle w:val="Body"/>
              <w:spacing w:after="0" w:line="240" w:lineRule="auto"/>
            </w:pPr>
            <w:proofErr w:type="spellStart"/>
            <w:r>
              <w:rPr>
                <w:sz w:val="22"/>
                <w:szCs w:val="22"/>
              </w:rPr>
              <w:t>burrow,PM-wash,PM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18DA932" w14:textId="77777777" w:rsidR="00736E7E" w:rsidRDefault="00035BFF">
            <w:pPr>
              <w:pStyle w:val="Body"/>
              <w:spacing w:after="0" w:line="240" w:lineRule="auto"/>
              <w:jc w:val="right"/>
            </w:pPr>
            <w:r>
              <w:rPr>
                <w:sz w:val="22"/>
                <w:szCs w:val="22"/>
              </w:rPr>
              <w:t>1.81426207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2A0A986" w14:textId="77777777" w:rsidR="00736E7E" w:rsidRDefault="00035BFF">
            <w:pPr>
              <w:pStyle w:val="Body"/>
              <w:spacing w:after="0" w:line="240" w:lineRule="auto"/>
              <w:jc w:val="right"/>
            </w:pPr>
            <w:r>
              <w:rPr>
                <w:sz w:val="22"/>
                <w:szCs w:val="22"/>
              </w:rPr>
              <w:t>0.121103</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89442AA"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ACE2416" w14:textId="77777777" w:rsidR="00736E7E" w:rsidRDefault="00035BFF">
            <w:pPr>
              <w:pStyle w:val="Body"/>
              <w:spacing w:after="0" w:line="240" w:lineRule="auto"/>
              <w:jc w:val="right"/>
            </w:pPr>
            <w:r>
              <w:rPr>
                <w:sz w:val="22"/>
                <w:szCs w:val="22"/>
              </w:rPr>
              <w:t>14.981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14B3FE7" w14:textId="77777777" w:rsidR="00736E7E" w:rsidRDefault="00035BFF">
            <w:pPr>
              <w:pStyle w:val="Body"/>
              <w:spacing w:after="0" w:line="240" w:lineRule="auto"/>
            </w:pPr>
            <w:r>
              <w:rPr>
                <w:sz w:val="22"/>
                <w:szCs w:val="22"/>
              </w:rPr>
              <w:t>&lt;.0001</w:t>
            </w:r>
          </w:p>
        </w:tc>
      </w:tr>
      <w:tr w:rsidR="00736E7E" w14:paraId="62979101"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6C9B742" w14:textId="77777777" w:rsidR="00736E7E" w:rsidRDefault="00035BFF">
            <w:pPr>
              <w:pStyle w:val="Body"/>
              <w:spacing w:after="0" w:line="240" w:lineRule="auto"/>
            </w:pPr>
            <w:proofErr w:type="spellStart"/>
            <w:r>
              <w:rPr>
                <w:sz w:val="22"/>
                <w:szCs w:val="22"/>
              </w:rPr>
              <w:t>road,PM-shrub,PM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23882530" w14:textId="77777777" w:rsidR="00736E7E" w:rsidRDefault="00035BFF">
            <w:pPr>
              <w:pStyle w:val="Body"/>
              <w:spacing w:after="0" w:line="240" w:lineRule="auto"/>
              <w:jc w:val="right"/>
            </w:pPr>
            <w:r>
              <w:rPr>
                <w:sz w:val="22"/>
                <w:szCs w:val="22"/>
              </w:rPr>
              <w:t>-1.60030543</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9075D7B" w14:textId="77777777" w:rsidR="00736E7E" w:rsidRDefault="00035BFF">
            <w:pPr>
              <w:pStyle w:val="Body"/>
              <w:spacing w:after="0" w:line="240" w:lineRule="auto"/>
              <w:jc w:val="right"/>
            </w:pPr>
            <w:r>
              <w:rPr>
                <w:sz w:val="22"/>
                <w:szCs w:val="22"/>
              </w:rPr>
              <w:t>0.233728</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A9A169E"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4628A8F" w14:textId="77777777" w:rsidR="00736E7E" w:rsidRDefault="00035BFF">
            <w:pPr>
              <w:pStyle w:val="Body"/>
              <w:spacing w:after="0" w:line="240" w:lineRule="auto"/>
              <w:jc w:val="right"/>
            </w:pPr>
            <w:r>
              <w:rPr>
                <w:sz w:val="22"/>
                <w:szCs w:val="22"/>
              </w:rPr>
              <w:t>-6.847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36A5DA6" w14:textId="77777777" w:rsidR="00736E7E" w:rsidRDefault="00035BFF">
            <w:pPr>
              <w:pStyle w:val="Body"/>
              <w:spacing w:after="0" w:line="240" w:lineRule="auto"/>
            </w:pPr>
            <w:r>
              <w:rPr>
                <w:sz w:val="22"/>
                <w:szCs w:val="22"/>
              </w:rPr>
              <w:t>&lt;.0001</w:t>
            </w:r>
          </w:p>
        </w:tc>
      </w:tr>
      <w:tr w:rsidR="00736E7E" w14:paraId="7CEBFFF3" w14:textId="77777777">
        <w:trPr>
          <w:trHeight w:val="48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BA2BC30" w14:textId="77777777" w:rsidR="00736E7E" w:rsidRDefault="00035BFF">
            <w:pPr>
              <w:pStyle w:val="Body"/>
              <w:spacing w:after="0" w:line="240" w:lineRule="auto"/>
            </w:pPr>
            <w:proofErr w:type="spellStart"/>
            <w:r>
              <w:rPr>
                <w:sz w:val="22"/>
                <w:szCs w:val="22"/>
              </w:rPr>
              <w:t>road,PM-wash,PM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D1A5BB2" w14:textId="77777777" w:rsidR="00736E7E" w:rsidRDefault="00035BFF">
            <w:pPr>
              <w:pStyle w:val="Body"/>
              <w:spacing w:after="0" w:line="240" w:lineRule="auto"/>
              <w:jc w:val="right"/>
            </w:pPr>
            <w:r>
              <w:rPr>
                <w:sz w:val="22"/>
                <w:szCs w:val="22"/>
              </w:rPr>
              <w:t>-0.22918587</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573CA8FC" w14:textId="77777777" w:rsidR="00736E7E" w:rsidRDefault="00035BFF">
            <w:pPr>
              <w:pStyle w:val="Body"/>
              <w:spacing w:after="0" w:line="240" w:lineRule="auto"/>
              <w:jc w:val="right"/>
            </w:pPr>
            <w:r>
              <w:rPr>
                <w:sz w:val="22"/>
                <w:szCs w:val="22"/>
              </w:rPr>
              <w:t>0.239797</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D2BA5E9"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1E88B7BC" w14:textId="77777777" w:rsidR="00736E7E" w:rsidRDefault="00035BFF">
            <w:pPr>
              <w:pStyle w:val="Body"/>
              <w:spacing w:after="0" w:line="240" w:lineRule="auto"/>
              <w:jc w:val="right"/>
            </w:pPr>
            <w:r>
              <w:rPr>
                <w:sz w:val="22"/>
                <w:szCs w:val="22"/>
              </w:rPr>
              <w:t>-0.956</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DFD63D6" w14:textId="77777777" w:rsidR="00736E7E" w:rsidRDefault="00035BFF">
            <w:pPr>
              <w:pStyle w:val="Body"/>
              <w:spacing w:after="0" w:line="240" w:lineRule="auto"/>
              <w:jc w:val="right"/>
            </w:pPr>
            <w:r>
              <w:rPr>
                <w:sz w:val="22"/>
                <w:szCs w:val="22"/>
              </w:rPr>
              <w:t>0.9985</w:t>
            </w:r>
          </w:p>
        </w:tc>
      </w:tr>
      <w:tr w:rsidR="00736E7E" w14:paraId="3F318B9F" w14:textId="77777777">
        <w:trPr>
          <w:trHeight w:val="241"/>
        </w:trPr>
        <w:tc>
          <w:tcPr>
            <w:tcW w:w="26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04C70D2F" w14:textId="77777777" w:rsidR="00736E7E" w:rsidRDefault="00035BFF">
            <w:pPr>
              <w:pStyle w:val="Body"/>
              <w:spacing w:after="0" w:line="240" w:lineRule="auto"/>
            </w:pPr>
            <w:proofErr w:type="spellStart"/>
            <w:r>
              <w:rPr>
                <w:sz w:val="22"/>
                <w:szCs w:val="22"/>
              </w:rPr>
              <w:t>shrub,PM-wash,PM</w:t>
            </w:r>
            <w:proofErr w:type="spellEnd"/>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635179F2" w14:textId="77777777" w:rsidR="00736E7E" w:rsidRDefault="00035BFF">
            <w:pPr>
              <w:pStyle w:val="Body"/>
              <w:spacing w:after="0" w:line="240" w:lineRule="auto"/>
              <w:jc w:val="right"/>
            </w:pPr>
            <w:r>
              <w:rPr>
                <w:sz w:val="22"/>
                <w:szCs w:val="22"/>
              </w:rPr>
              <w:t>1.37111956</w:t>
            </w:r>
          </w:p>
        </w:tc>
        <w:tc>
          <w:tcPr>
            <w:tcW w:w="10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7C029C2" w14:textId="77777777" w:rsidR="00736E7E" w:rsidRDefault="00035BFF">
            <w:pPr>
              <w:pStyle w:val="Body"/>
              <w:spacing w:after="0" w:line="240" w:lineRule="auto"/>
              <w:jc w:val="right"/>
            </w:pPr>
            <w:r>
              <w:rPr>
                <w:sz w:val="22"/>
                <w:szCs w:val="22"/>
              </w:rPr>
              <w:t>0.145679</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320EC015" w14:textId="77777777" w:rsidR="00736E7E" w:rsidRDefault="00035BFF">
            <w:pPr>
              <w:pStyle w:val="Body"/>
              <w:spacing w:after="0" w:line="240" w:lineRule="auto"/>
            </w:pPr>
            <w:r>
              <w:rPr>
                <w:sz w:val="22"/>
                <w:szCs w:val="22"/>
              </w:rPr>
              <w:t>NA</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7AEBBFD7" w14:textId="77777777" w:rsidR="00736E7E" w:rsidRDefault="00035BFF">
            <w:pPr>
              <w:pStyle w:val="Body"/>
              <w:spacing w:after="0" w:line="240" w:lineRule="auto"/>
              <w:jc w:val="right"/>
            </w:pPr>
            <w:r>
              <w:rPr>
                <w:sz w:val="22"/>
                <w:szCs w:val="22"/>
              </w:rPr>
              <w:t>9.412</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bottom"/>
          </w:tcPr>
          <w:p w14:paraId="412B8F9F" w14:textId="77777777" w:rsidR="00736E7E" w:rsidRDefault="00035BFF">
            <w:pPr>
              <w:pStyle w:val="Body"/>
              <w:spacing w:after="0" w:line="240" w:lineRule="auto"/>
            </w:pPr>
            <w:r>
              <w:rPr>
                <w:sz w:val="22"/>
                <w:szCs w:val="22"/>
              </w:rPr>
              <w:t>&lt;.0001</w:t>
            </w:r>
          </w:p>
        </w:tc>
      </w:tr>
    </w:tbl>
    <w:p w14:paraId="6AC629D3" w14:textId="77777777" w:rsidR="00736E7E" w:rsidRDefault="00736E7E">
      <w:pPr>
        <w:pStyle w:val="Body"/>
        <w:widowControl w:val="0"/>
        <w:spacing w:line="240" w:lineRule="auto"/>
        <w:rPr>
          <w:sz w:val="22"/>
          <w:szCs w:val="22"/>
        </w:rPr>
      </w:pPr>
    </w:p>
    <w:p w14:paraId="4F3F8667" w14:textId="77777777" w:rsidR="00736E7E" w:rsidRDefault="00736E7E">
      <w:pPr>
        <w:pStyle w:val="Body"/>
        <w:rPr>
          <w:sz w:val="22"/>
          <w:szCs w:val="22"/>
        </w:rPr>
      </w:pPr>
    </w:p>
    <w:p w14:paraId="5313F5E8" w14:textId="77777777" w:rsidR="00736E7E" w:rsidRDefault="00736E7E">
      <w:pPr>
        <w:pStyle w:val="Body"/>
        <w:rPr>
          <w:b/>
          <w:bCs/>
          <w:sz w:val="22"/>
          <w:szCs w:val="22"/>
        </w:rPr>
      </w:pPr>
    </w:p>
    <w:p w14:paraId="3FCDB2FA" w14:textId="77777777" w:rsidR="00736E7E" w:rsidRDefault="00736E7E">
      <w:pPr>
        <w:pStyle w:val="Body"/>
        <w:rPr>
          <w:b/>
          <w:bCs/>
          <w:sz w:val="22"/>
          <w:szCs w:val="22"/>
        </w:rPr>
      </w:pPr>
    </w:p>
    <w:p w14:paraId="5157F7A9" w14:textId="77777777" w:rsidR="00736E7E" w:rsidRDefault="00736E7E">
      <w:pPr>
        <w:pStyle w:val="Body"/>
        <w:rPr>
          <w:b/>
          <w:bCs/>
          <w:sz w:val="22"/>
          <w:szCs w:val="22"/>
        </w:rPr>
      </w:pPr>
    </w:p>
    <w:p w14:paraId="36C4FC3E" w14:textId="77777777" w:rsidR="00736E7E" w:rsidRDefault="00736E7E">
      <w:pPr>
        <w:pStyle w:val="Body"/>
        <w:rPr>
          <w:b/>
          <w:bCs/>
          <w:sz w:val="22"/>
          <w:szCs w:val="22"/>
        </w:rPr>
      </w:pPr>
    </w:p>
    <w:p w14:paraId="3E0D94F0" w14:textId="77777777" w:rsidR="00736E7E" w:rsidRDefault="00736E7E">
      <w:pPr>
        <w:pStyle w:val="Body"/>
        <w:rPr>
          <w:b/>
          <w:bCs/>
          <w:sz w:val="22"/>
          <w:szCs w:val="22"/>
        </w:rPr>
      </w:pPr>
    </w:p>
    <w:p w14:paraId="2A17A0CB" w14:textId="77777777" w:rsidR="00736E7E" w:rsidRDefault="00736E7E">
      <w:pPr>
        <w:pStyle w:val="Body"/>
        <w:rPr>
          <w:b/>
          <w:bCs/>
          <w:sz w:val="22"/>
          <w:szCs w:val="22"/>
        </w:rPr>
      </w:pPr>
    </w:p>
    <w:p w14:paraId="67804AE9" w14:textId="77777777" w:rsidR="00736E7E" w:rsidRDefault="00736E7E">
      <w:pPr>
        <w:pStyle w:val="Body"/>
        <w:rPr>
          <w:b/>
          <w:bCs/>
          <w:sz w:val="22"/>
          <w:szCs w:val="22"/>
        </w:rPr>
      </w:pPr>
    </w:p>
    <w:p w14:paraId="3FC6AB34" w14:textId="77777777" w:rsidR="00736E7E" w:rsidRDefault="00736E7E">
      <w:pPr>
        <w:pStyle w:val="Body"/>
        <w:rPr>
          <w:b/>
          <w:bCs/>
          <w:sz w:val="22"/>
          <w:szCs w:val="22"/>
        </w:rPr>
      </w:pPr>
    </w:p>
    <w:p w14:paraId="43A2CC92" w14:textId="77777777" w:rsidR="00736E7E" w:rsidRDefault="00736E7E">
      <w:pPr>
        <w:pStyle w:val="Body"/>
        <w:rPr>
          <w:b/>
          <w:bCs/>
          <w:sz w:val="22"/>
          <w:szCs w:val="22"/>
        </w:rPr>
      </w:pPr>
    </w:p>
    <w:p w14:paraId="578EDF58" w14:textId="77777777" w:rsidR="00736E7E" w:rsidRDefault="00736E7E">
      <w:pPr>
        <w:pStyle w:val="Body"/>
        <w:rPr>
          <w:b/>
          <w:bCs/>
          <w:sz w:val="22"/>
          <w:szCs w:val="22"/>
        </w:rPr>
      </w:pPr>
    </w:p>
    <w:p w14:paraId="1F1B18CC" w14:textId="77777777" w:rsidR="00736E7E" w:rsidRDefault="00736E7E">
      <w:pPr>
        <w:pStyle w:val="Body"/>
        <w:rPr>
          <w:b/>
          <w:bCs/>
          <w:sz w:val="22"/>
          <w:szCs w:val="22"/>
        </w:rPr>
      </w:pPr>
    </w:p>
    <w:p w14:paraId="6D931E2D" w14:textId="77777777" w:rsidR="00736E7E" w:rsidRDefault="00736E7E">
      <w:pPr>
        <w:pStyle w:val="Body"/>
        <w:rPr>
          <w:b/>
          <w:bCs/>
          <w:sz w:val="22"/>
          <w:szCs w:val="22"/>
        </w:rPr>
      </w:pPr>
    </w:p>
    <w:p w14:paraId="3FF99CE8" w14:textId="77777777" w:rsidR="00736E7E" w:rsidRDefault="00736E7E">
      <w:pPr>
        <w:pStyle w:val="Body"/>
        <w:rPr>
          <w:b/>
          <w:bCs/>
          <w:sz w:val="22"/>
          <w:szCs w:val="22"/>
        </w:rPr>
      </w:pPr>
    </w:p>
    <w:p w14:paraId="66055429" w14:textId="77777777" w:rsidR="00736E7E" w:rsidRDefault="00736E7E">
      <w:pPr>
        <w:pStyle w:val="Body"/>
        <w:rPr>
          <w:b/>
          <w:bCs/>
          <w:sz w:val="22"/>
          <w:szCs w:val="22"/>
        </w:rPr>
      </w:pPr>
    </w:p>
    <w:p w14:paraId="757A879A" w14:textId="77777777" w:rsidR="00736E7E" w:rsidRDefault="00736E7E">
      <w:pPr>
        <w:pStyle w:val="Body"/>
      </w:pPr>
    </w:p>
    <w:sectPr w:rsidR="00736E7E">
      <w:headerReference w:type="default" r:id="rId14"/>
      <w:footerReference w:type="default" r:id="rId1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Westphal, Michael F" w:date="2017-07-30T14:02:00Z" w:initials="WMF">
    <w:p w14:paraId="32526690" w14:textId="77777777" w:rsidR="00CE490E" w:rsidRPr="007E6A2F" w:rsidRDefault="00CE490E" w:rsidP="005D1D38">
      <w:pPr>
        <w:pStyle w:val="Body"/>
        <w:spacing w:line="480" w:lineRule="auto"/>
        <w:rPr>
          <w:b/>
          <w:bCs/>
        </w:rPr>
      </w:pPr>
      <w:r>
        <w:rPr>
          <w:rStyle w:val="CommentReference"/>
        </w:rPr>
        <w:annotationRef/>
      </w:r>
      <w:r>
        <w:rPr>
          <w:b/>
          <w:bCs/>
        </w:rPr>
        <w:t>The thing that drove this study, as much as I can recall, was that we a</w:t>
      </w:r>
      <w:r w:rsidRPr="007E6A2F">
        <w:rPr>
          <w:b/>
          <w:bCs/>
        </w:rPr>
        <w:t xml:space="preserve">ssociated BNLL with </w:t>
      </w:r>
      <w:r w:rsidRPr="007E6A2F">
        <w:rPr>
          <w:b/>
          <w:bCs/>
          <w:i/>
        </w:rPr>
        <w:t>Ephedra</w:t>
      </w:r>
      <w:r w:rsidRPr="005D1D38">
        <w:rPr>
          <w:b/>
          <w:bCs/>
        </w:rPr>
        <w:t xml:space="preserve"> in </w:t>
      </w:r>
      <w:proofErr w:type="spellStart"/>
      <w:r w:rsidRPr="005D1D38">
        <w:rPr>
          <w:b/>
          <w:bCs/>
        </w:rPr>
        <w:t>Filazzola</w:t>
      </w:r>
      <w:proofErr w:type="spellEnd"/>
      <w:r w:rsidRPr="005D1D38">
        <w:rPr>
          <w:b/>
          <w:bCs/>
        </w:rPr>
        <w:t xml:space="preserve"> et al </w:t>
      </w:r>
      <w:r>
        <w:rPr>
          <w:b/>
          <w:bCs/>
        </w:rPr>
        <w:t xml:space="preserve">2017 </w:t>
      </w:r>
      <w:r w:rsidRPr="005D1D38">
        <w:rPr>
          <w:b/>
          <w:bCs/>
        </w:rPr>
        <w:t>but we needed telemetry to do it *better*</w:t>
      </w:r>
      <w:r>
        <w:rPr>
          <w:b/>
          <w:bCs/>
        </w:rPr>
        <w:t xml:space="preserve"> This is a FINE motivator and we it gives us something to stand on.</w:t>
      </w:r>
    </w:p>
    <w:p w14:paraId="1E3572DD" w14:textId="77777777" w:rsidR="00CE490E" w:rsidRDefault="00CE490E">
      <w:pPr>
        <w:pStyle w:val="CommentText"/>
      </w:pPr>
    </w:p>
  </w:comment>
  <w:comment w:id="12" w:author="Westphal, Michael F" w:date="2017-07-30T14:08:00Z" w:initials="WMF">
    <w:p w14:paraId="038445E1" w14:textId="66FDF6D2" w:rsidR="00CE490E" w:rsidRDefault="00CE490E">
      <w:pPr>
        <w:pStyle w:val="CommentText"/>
      </w:pPr>
      <w:r>
        <w:rPr>
          <w:rStyle w:val="CommentReference"/>
        </w:rPr>
        <w:annotationRef/>
      </w:r>
      <w:r>
        <w:t xml:space="preserve">The present study arises directly from </w:t>
      </w:r>
      <w:proofErr w:type="spellStart"/>
      <w:r>
        <w:t>Filazzola</w:t>
      </w:r>
      <w:proofErr w:type="spellEnd"/>
      <w:r>
        <w:t xml:space="preserve"> et al 2017 which itself can be seen as arising from </w:t>
      </w:r>
      <w:proofErr w:type="spellStart"/>
      <w:r>
        <w:t>Lortie</w:t>
      </w:r>
      <w:proofErr w:type="spellEnd"/>
      <w:r>
        <w:t xml:space="preserve">, </w:t>
      </w:r>
      <w:proofErr w:type="spellStart"/>
      <w:r>
        <w:t>Filazzola</w:t>
      </w:r>
      <w:proofErr w:type="spellEnd"/>
      <w:r>
        <w:t xml:space="preserve"> &amp; Sotomayor 2015.  This chain of research should be the backbone of this paper.</w:t>
      </w:r>
    </w:p>
  </w:comment>
  <w:comment w:id="18" w:author="Westphal, Michael F" w:date="2017-07-30T14:14:00Z" w:initials="WMF">
    <w:p w14:paraId="0479880F" w14:textId="77777777" w:rsidR="00CE490E" w:rsidRDefault="00CE490E">
      <w:pPr>
        <w:pStyle w:val="CommentText"/>
      </w:pPr>
      <w:r>
        <w:rPr>
          <w:rStyle w:val="CommentReference"/>
        </w:rPr>
        <w:annotationRef/>
      </w:r>
      <w:r>
        <w:t xml:space="preserve">HAVING SAID THAT, we also have </w:t>
      </w:r>
      <w:proofErr w:type="spellStart"/>
      <w:r>
        <w:t>Germano</w:t>
      </w:r>
      <w:proofErr w:type="spellEnd"/>
      <w:r>
        <w:t xml:space="preserve"> and </w:t>
      </w:r>
      <w:proofErr w:type="spellStart"/>
      <w:r>
        <w:t>Rathbun</w:t>
      </w:r>
      <w:proofErr w:type="spellEnd"/>
      <w:r>
        <w:t xml:space="preserve"> 2016.  Our present paper did NOT arise from that study nor did we do our study in response to it.  I look at G&amp;R16 as a serendipitous parallel effort that gives us an almost-too-convenient straw man to knock down.  It is not by accident that </w:t>
      </w:r>
      <w:proofErr w:type="spellStart"/>
      <w:r>
        <w:t>Germano</w:t>
      </w:r>
      <w:proofErr w:type="spellEnd"/>
      <w:r>
        <w:t xml:space="preserve"> talks about shrubs in that paper – he was almost certainly reacting to our research program.  What is telling is that he actually finds a positive effect of shrubs in his data – which he then undermines/discounts in the light of “other” data not provided in his paper.  When I (respectfully) pointed this out in my talk, I could tell the audience found it compelling.  It’s not hard to see when an author is waving his hands.</w:t>
      </w:r>
    </w:p>
  </w:comment>
  <w:comment w:id="21" w:author="Westphal, Michael F" w:date="2017-07-30T14:18:00Z" w:initials="WMF">
    <w:p w14:paraId="45654738" w14:textId="77777777" w:rsidR="00CE490E" w:rsidRDefault="00CE490E">
      <w:pPr>
        <w:pStyle w:val="CommentText"/>
      </w:pPr>
      <w:r>
        <w:rPr>
          <w:rStyle w:val="CommentReference"/>
        </w:rPr>
        <w:annotationRef/>
      </w:r>
      <w:r>
        <w:t xml:space="preserve">SO what we need to do here is refer to </w:t>
      </w:r>
      <w:proofErr w:type="spellStart"/>
      <w:r>
        <w:t>Germano’s</w:t>
      </w:r>
      <w:proofErr w:type="spellEnd"/>
      <w:r>
        <w:t xml:space="preserve"> findings as RELEVANT to our *independent* findings, and we say that his results informed the way we looked at our data and the analyses we performed. The way we do that is we clearly incorporate his question with respect to shrubs into our analysis and make it clear that our answer trumps his answer because… 1. </w:t>
      </w:r>
      <w:proofErr w:type="gramStart"/>
      <w:r>
        <w:t>more/better</w:t>
      </w:r>
      <w:proofErr w:type="gramEnd"/>
      <w:r>
        <w:t xml:space="preserve"> data, 2. </w:t>
      </w:r>
      <w:proofErr w:type="gramStart"/>
      <w:r>
        <w:t>better</w:t>
      </w:r>
      <w:proofErr w:type="gramEnd"/>
      <w:r>
        <w:t xml:space="preserve"> (or any) model), 3. Better (=more thorough/more appropriate) analyses.</w:t>
      </w:r>
    </w:p>
  </w:comment>
  <w:comment w:id="63" w:author="Westphal, Michael F" w:date="2017-10-05T14:11:00Z" w:initials="WMF">
    <w:p w14:paraId="09DB1E7F" w14:textId="0F6CF7E9" w:rsidR="00CE490E" w:rsidRDefault="00CE490E">
      <w:pPr>
        <w:pStyle w:val="CommentText"/>
      </w:pPr>
      <w:r>
        <w:rPr>
          <w:rStyle w:val="CommentReference"/>
        </w:rPr>
        <w:annotationRef/>
      </w:r>
      <w:r w:rsidRPr="0028319E">
        <w:rPr>
          <w:b/>
          <w:sz w:val="22"/>
          <w:szCs w:val="22"/>
        </w:rPr>
        <w:t xml:space="preserve">[Chris why the micro-habitat + </w:t>
      </w:r>
      <w:proofErr w:type="spellStart"/>
      <w:r w:rsidRPr="0028319E">
        <w:rPr>
          <w:b/>
          <w:sz w:val="22"/>
          <w:szCs w:val="22"/>
        </w:rPr>
        <w:t>mesohabitat</w:t>
      </w:r>
      <w:proofErr w:type="spellEnd"/>
      <w:r w:rsidRPr="0028319E">
        <w:rPr>
          <w:b/>
          <w:sz w:val="22"/>
          <w:szCs w:val="22"/>
        </w:rPr>
        <w:t xml:space="preserve"> approach?  Was never clear to me]</w:t>
      </w:r>
      <w:r>
        <w:rPr>
          <w:sz w:val="22"/>
          <w:szCs w:val="22"/>
        </w:rPr>
        <w:t>.</w:t>
      </w:r>
    </w:p>
  </w:comment>
  <w:comment w:id="79" w:author="Westphal, Michael F" w:date="2017-10-05T14:27:00Z" w:initials="WMF">
    <w:p w14:paraId="4889EF34" w14:textId="5F453625" w:rsidR="00A65F92" w:rsidRDefault="00A65F92">
      <w:pPr>
        <w:pStyle w:val="CommentText"/>
      </w:pPr>
      <w:r>
        <w:rPr>
          <w:rStyle w:val="CommentReference"/>
        </w:rPr>
        <w:annotationRef/>
      </w:r>
      <w:r>
        <w:t xml:space="preserve">Whatever we find out about the relationship btw shrub density and shrub use, we could </w:t>
      </w:r>
      <w:proofErr w:type="spellStart"/>
      <w:r>
        <w:t>mrntion</w:t>
      </w:r>
      <w:proofErr w:type="spellEnd"/>
      <w:r>
        <w:t xml:space="preserve"> it here if space allows.</w:t>
      </w:r>
    </w:p>
  </w:comment>
  <w:comment w:id="111" w:author="Westphal, Michael F" w:date="2017-10-05T14:12:00Z" w:initials="WMF">
    <w:p w14:paraId="6F356DF1" w14:textId="58037221" w:rsidR="00CE490E" w:rsidRDefault="00CE490E">
      <w:pPr>
        <w:pStyle w:val="CommentText"/>
      </w:pPr>
      <w:r>
        <w:rPr>
          <w:rStyle w:val="CommentReference"/>
        </w:rPr>
        <w:annotationRef/>
      </w:r>
      <w:proofErr w:type="gramStart"/>
      <w:r>
        <w:rPr>
          <w:sz w:val="22"/>
          <w:szCs w:val="22"/>
        </w:rPr>
        <w:t>citations</w:t>
      </w:r>
      <w:proofErr w:type="gramEnd"/>
    </w:p>
  </w:comment>
  <w:comment w:id="126" w:author="Westphal, Michael F" w:date="2017-10-05T14:12:00Z" w:initials="WMF">
    <w:p w14:paraId="1F793EAE" w14:textId="35D4FF62" w:rsidR="00CE490E" w:rsidRDefault="00CE490E">
      <w:pPr>
        <w:pStyle w:val="CommentText"/>
      </w:pPr>
      <w:r>
        <w:rPr>
          <w:rStyle w:val="CommentReference"/>
        </w:rPr>
        <w:annotationRef/>
      </w:r>
      <w:proofErr w:type="gramStart"/>
      <w:r>
        <w:rPr>
          <w:sz w:val="22"/>
          <w:szCs w:val="22"/>
        </w:rPr>
        <w:t>citations</w:t>
      </w:r>
      <w:proofErr w:type="gramEnd"/>
    </w:p>
  </w:comment>
  <w:comment w:id="132" w:author="Westphal, Michael F" w:date="2017-10-05T14:28:00Z" w:initials="WMF">
    <w:p w14:paraId="65BFABEF" w14:textId="3030C065" w:rsidR="00A65F92" w:rsidRDefault="00A65F92">
      <w:pPr>
        <w:pStyle w:val="CommentText"/>
      </w:pPr>
      <w:r>
        <w:rPr>
          <w:rStyle w:val="CommentReference"/>
        </w:rPr>
        <w:annotationRef/>
      </w:r>
      <w:r>
        <w:rPr>
          <w:rFonts w:ascii="Times-Roman" w:hAnsi="Times-Roman" w:cs="Times-Roman"/>
          <w:color w:val="006BAD"/>
        </w:rPr>
        <w:t xml:space="preserve">, other </w:t>
      </w:r>
      <w:r>
        <w:rPr>
          <w:sz w:val="22"/>
          <w:szCs w:val="22"/>
        </w:rPr>
        <w:t>citations</w:t>
      </w:r>
    </w:p>
  </w:comment>
  <w:comment w:id="147" w:author="Westphal, Michael F" w:date="2017-10-05T14:12:00Z" w:initials="WMF">
    <w:p w14:paraId="1CF2F3A7" w14:textId="79BB1562" w:rsidR="00CE490E" w:rsidRDefault="00CE490E">
      <w:pPr>
        <w:pStyle w:val="CommentText"/>
      </w:pPr>
      <w:r>
        <w:rPr>
          <w:rStyle w:val="CommentReference"/>
        </w:rPr>
        <w:annotationRef/>
      </w:r>
      <w:proofErr w:type="gramStart"/>
      <w:r>
        <w:rPr>
          <w:sz w:val="22"/>
          <w:szCs w:val="22"/>
        </w:rPr>
        <w:t>citations</w:t>
      </w:r>
      <w:proofErr w:type="gramEnd"/>
    </w:p>
  </w:comment>
  <w:comment w:id="206" w:author="Westphal, Michael F" w:date="2017-07-30T14:43:00Z" w:initials="WMF">
    <w:p w14:paraId="596A09C8" w14:textId="77777777" w:rsidR="00CE490E" w:rsidRDefault="00CE490E">
      <w:pPr>
        <w:pStyle w:val="CommentText"/>
      </w:pPr>
      <w:r>
        <w:rPr>
          <w:rStyle w:val="CommentReference"/>
        </w:rPr>
        <w:annotationRef/>
      </w:r>
      <w:r>
        <w:t xml:space="preserve"> I do not yet fully understand the micro- + </w:t>
      </w:r>
      <w:proofErr w:type="spellStart"/>
      <w:r>
        <w:t>meso</w:t>
      </w:r>
      <w:proofErr w:type="spellEnd"/>
      <w:r>
        <w:t>-habitat design, what that “got” us.  It must be clearly articulated here and if it arises from facilitation theory then we must say so here, hyper-important.</w:t>
      </w:r>
    </w:p>
  </w:comment>
  <w:comment w:id="237" w:author="Westphal, Michael F" w:date="2017-07-30T14:49:00Z" w:initials="WMF">
    <w:p w14:paraId="540620B6" w14:textId="77777777" w:rsidR="00CE490E" w:rsidRDefault="00CE490E">
      <w:pPr>
        <w:pStyle w:val="CommentText"/>
      </w:pPr>
      <w:r>
        <w:rPr>
          <w:rStyle w:val="CommentReference"/>
        </w:rPr>
        <w:annotationRef/>
      </w:r>
      <w:r>
        <w:t>These questions are all too specific and they all sound like straw men.  I propose we just get rid of them and just be descriptive.</w:t>
      </w:r>
    </w:p>
  </w:comment>
  <w:comment w:id="308" w:author="Westphal, Michael F" w:date="2017-07-30T15:01:00Z" w:initials="WMF">
    <w:p w14:paraId="0A21C4E8" w14:textId="77777777" w:rsidR="00CE490E" w:rsidRDefault="00CE490E">
      <w:pPr>
        <w:pStyle w:val="CommentText"/>
      </w:pPr>
      <w:r>
        <w:rPr>
          <w:rStyle w:val="CommentReference"/>
        </w:rPr>
        <w:annotationRef/>
      </w:r>
      <w:r>
        <w:t>What about Ephedra??</w:t>
      </w:r>
    </w:p>
  </w:comment>
  <w:comment w:id="349" w:author="Westphal, Michael F" w:date="2017-07-30T15:00:00Z" w:initials="WMF">
    <w:p w14:paraId="4C8BA324" w14:textId="77777777" w:rsidR="00CE490E" w:rsidRDefault="00CE490E">
      <w:pPr>
        <w:pStyle w:val="CommentText"/>
      </w:pPr>
      <w:r>
        <w:rPr>
          <w:rStyle w:val="CommentReference"/>
        </w:rPr>
        <w:annotationRef/>
      </w:r>
      <w:r>
        <w:t>Put into results!!!</w:t>
      </w:r>
    </w:p>
  </w:comment>
  <w:comment w:id="367" w:author="Westphal, Michael F" w:date="2017-07-30T15:02:00Z" w:initials="WMF">
    <w:p w14:paraId="23FE7206" w14:textId="77777777" w:rsidR="00CE490E" w:rsidRDefault="00CE490E">
      <w:pPr>
        <w:pStyle w:val="CommentText"/>
      </w:pPr>
      <w:r>
        <w:rPr>
          <w:rStyle w:val="CommentReference"/>
        </w:rPr>
        <w:annotationRef/>
      </w:r>
      <w:r>
        <w:t xml:space="preserve">Explain exactly why </w:t>
      </w:r>
      <w:proofErr w:type="spellStart"/>
      <w:r>
        <w:t>meso</w:t>
      </w:r>
      <w:proofErr w:type="spellEnd"/>
      <w:r>
        <w:t xml:space="preserve"> and micro were both taken please!!!</w:t>
      </w:r>
    </w:p>
  </w:comment>
  <w:comment w:id="389" w:author="Westphal, Michael F" w:date="2017-10-05T14:40:00Z" w:initials="WMF">
    <w:p w14:paraId="792CAF3F" w14:textId="7789A3D0" w:rsidR="004202A3" w:rsidRDefault="004202A3">
      <w:pPr>
        <w:pStyle w:val="CommentText"/>
      </w:pPr>
      <w:r>
        <w:rPr>
          <w:rStyle w:val="CommentReference"/>
        </w:rPr>
        <w:annotationRef/>
      </w:r>
      <w:r>
        <w:t xml:space="preserve">Citation for </w:t>
      </w:r>
      <w:proofErr w:type="spellStart"/>
      <w:r>
        <w:t>Zoatrack</w:t>
      </w:r>
      <w:proofErr w:type="spellEnd"/>
    </w:p>
  </w:comment>
  <w:comment w:id="390" w:author="Westphal, Michael F" w:date="2017-10-05T14:14:00Z" w:initials="WMF">
    <w:p w14:paraId="3F2148E9" w14:textId="7AF6FA1E" w:rsidR="00CE490E" w:rsidRDefault="00CE490E">
      <w:pPr>
        <w:pStyle w:val="CommentText"/>
      </w:pPr>
      <w:r>
        <w:rPr>
          <w:rStyle w:val="CommentReference"/>
        </w:rPr>
        <w:annotationRef/>
      </w:r>
    </w:p>
  </w:comment>
  <w:comment w:id="395" w:author="Westphal, Michael F" w:date="2017-10-05T14:14:00Z" w:initials="WMF">
    <w:p w14:paraId="6FE64B2E" w14:textId="3835BF00" w:rsidR="00CE490E" w:rsidRDefault="00CE490E">
      <w:pPr>
        <w:pStyle w:val="CommentText"/>
      </w:pPr>
      <w:r>
        <w:rPr>
          <w:rStyle w:val="CommentReference"/>
        </w:rPr>
        <w:annotationRef/>
      </w:r>
      <w:r>
        <w:rPr>
          <w:sz w:val="22"/>
          <w:szCs w:val="22"/>
        </w:rPr>
        <w:t>/&gt;.  [</w:t>
      </w:r>
      <w:r>
        <w:rPr>
          <w:b/>
          <w:bCs/>
          <w:sz w:val="22"/>
          <w:szCs w:val="22"/>
        </w:rPr>
        <w:t>NEED ONE OR MORE SENTENCES HERE TO COMPARE MINIMALLY WITH GERMANO.  WHY NOT USE LOCOH</w:t>
      </w:r>
      <w:r>
        <w:rPr>
          <w:sz w:val="22"/>
          <w:szCs w:val="22"/>
        </w:rPr>
        <w:t>]</w:t>
      </w:r>
    </w:p>
  </w:comment>
  <w:comment w:id="400" w:author="Westphal, Michael F" w:date="2017-10-05T14:14:00Z" w:initials="WMF">
    <w:p w14:paraId="6CD4368F" w14:textId="4270A585" w:rsidR="00CE490E" w:rsidRDefault="00CE490E">
      <w:pPr>
        <w:pStyle w:val="CommentText"/>
      </w:pPr>
      <w:r>
        <w:rPr>
          <w:rStyle w:val="CommentReference"/>
        </w:rPr>
        <w:annotationRef/>
      </w:r>
      <w:r>
        <w:t>What goes here?</w:t>
      </w:r>
    </w:p>
  </w:comment>
  <w:comment w:id="409" w:author="Westphal, Michael F" w:date="2017-10-05T14:15:00Z" w:initials="WMF">
    <w:p w14:paraId="3DD57BBE" w14:textId="33621FF9" w:rsidR="00CE490E" w:rsidRDefault="00CE490E" w:rsidP="00CE490E">
      <w:pPr>
        <w:pStyle w:val="CommentText"/>
      </w:pPr>
      <w:r>
        <w:rPr>
          <w:rStyle w:val="CommentReference"/>
        </w:rPr>
        <w:annotationRef/>
      </w:r>
      <w:r>
        <w:t xml:space="preserve">Insert </w:t>
      </w:r>
      <w:r>
        <w:rPr>
          <w:sz w:val="22"/>
          <w:szCs w:val="22"/>
        </w:rPr>
        <w:t>Rainfall data!!!)</w:t>
      </w:r>
    </w:p>
  </w:comment>
  <w:comment w:id="427" w:author="Westphal, Michael F" w:date="2017-10-05T14:15:00Z" w:initials="WMF">
    <w:p w14:paraId="58F94897" w14:textId="7BDCFDC6" w:rsidR="00CE490E" w:rsidRDefault="00CE490E">
      <w:pPr>
        <w:pStyle w:val="CommentText"/>
      </w:pPr>
      <w:r>
        <w:rPr>
          <w:rStyle w:val="CommentReference"/>
        </w:rPr>
        <w:annotationRef/>
      </w:r>
      <w:r>
        <w:t>Gender data here</w:t>
      </w:r>
    </w:p>
  </w:comment>
  <w:comment w:id="448" w:author="Westphal, Michael F" w:date="2017-10-05T14:17:00Z" w:initials="WMF">
    <w:p w14:paraId="2F026993" w14:textId="77777777" w:rsidR="00CE490E" w:rsidRPr="0028319E" w:rsidRDefault="00CE490E" w:rsidP="00CE490E">
      <w:pPr>
        <w:pStyle w:val="Body"/>
        <w:spacing w:line="480" w:lineRule="auto"/>
        <w:rPr>
          <w:b/>
          <w:sz w:val="22"/>
          <w:szCs w:val="22"/>
        </w:rPr>
      </w:pPr>
      <w:r>
        <w:rPr>
          <w:rStyle w:val="CommentReference"/>
        </w:rPr>
        <w:annotationRef/>
      </w:r>
      <w:r w:rsidRPr="0028319E">
        <w:rPr>
          <w:b/>
          <w:sz w:val="22"/>
          <w:szCs w:val="22"/>
        </w:rPr>
        <w:t xml:space="preserve">Other analyses that need to happen in light of </w:t>
      </w:r>
      <w:proofErr w:type="spellStart"/>
      <w:r w:rsidRPr="0028319E">
        <w:rPr>
          <w:b/>
          <w:sz w:val="22"/>
          <w:szCs w:val="22"/>
        </w:rPr>
        <w:t>Germano</w:t>
      </w:r>
      <w:proofErr w:type="spellEnd"/>
      <w:r w:rsidRPr="0028319E">
        <w:rPr>
          <w:b/>
          <w:sz w:val="22"/>
          <w:szCs w:val="22"/>
        </w:rPr>
        <w:t xml:space="preserve"> and </w:t>
      </w:r>
      <w:proofErr w:type="spellStart"/>
      <w:r w:rsidRPr="0028319E">
        <w:rPr>
          <w:b/>
          <w:sz w:val="22"/>
          <w:szCs w:val="22"/>
        </w:rPr>
        <w:t>Rathbun</w:t>
      </w:r>
      <w:proofErr w:type="spellEnd"/>
      <w:r w:rsidRPr="0028319E">
        <w:rPr>
          <w:b/>
          <w:sz w:val="22"/>
          <w:szCs w:val="22"/>
        </w:rPr>
        <w:t xml:space="preserve"> 2016:</w:t>
      </w:r>
    </w:p>
    <w:p w14:paraId="0A9904E5" w14:textId="77777777" w:rsidR="00CE490E" w:rsidRDefault="00CE490E" w:rsidP="00CE490E">
      <w:pPr>
        <w:pStyle w:val="Body"/>
        <w:spacing w:line="480" w:lineRule="auto"/>
        <w:rPr>
          <w:sz w:val="22"/>
          <w:szCs w:val="22"/>
        </w:rPr>
      </w:pPr>
      <w:r>
        <w:rPr>
          <w:sz w:val="22"/>
          <w:szCs w:val="22"/>
        </w:rPr>
        <w:t>Variation in density of shrubs within home ranges across all lizards</w:t>
      </w:r>
    </w:p>
    <w:p w14:paraId="2B5D8C86" w14:textId="77777777" w:rsidR="00CE490E" w:rsidRDefault="00CE490E" w:rsidP="00CE490E">
      <w:pPr>
        <w:pStyle w:val="Body"/>
        <w:spacing w:line="480" w:lineRule="auto"/>
        <w:rPr>
          <w:sz w:val="22"/>
          <w:szCs w:val="22"/>
        </w:rPr>
      </w:pPr>
      <w:r>
        <w:rPr>
          <w:sz w:val="22"/>
          <w:szCs w:val="22"/>
        </w:rPr>
        <w:t xml:space="preserve">Correlation of home range with shrub use </w:t>
      </w:r>
      <w:proofErr w:type="spellStart"/>
      <w:r>
        <w:rPr>
          <w:sz w:val="22"/>
          <w:szCs w:val="22"/>
        </w:rPr>
        <w:t>i.e.did</w:t>
      </w:r>
      <w:proofErr w:type="spellEnd"/>
      <w:r>
        <w:rPr>
          <w:sz w:val="22"/>
          <w:szCs w:val="22"/>
        </w:rPr>
        <w:t xml:space="preserve"> some lizards use shrubs more than other lizards and did this correlate with size of their home range or density of shrubs (availability) within their home range?</w:t>
      </w:r>
    </w:p>
    <w:p w14:paraId="0A9708E2" w14:textId="5F3C7FDF" w:rsidR="00CE490E" w:rsidRDefault="00CE490E">
      <w:pPr>
        <w:pStyle w:val="CommentText"/>
      </w:pPr>
    </w:p>
  </w:comment>
  <w:comment w:id="449" w:author="Westphal, Michael F" w:date="2017-10-05T14:44:00Z" w:initials="WMF">
    <w:p w14:paraId="64AC8D8D" w14:textId="3280F07B" w:rsidR="0058734D" w:rsidRDefault="0058734D">
      <w:pPr>
        <w:pStyle w:val="CommentText"/>
      </w:pPr>
      <w:r>
        <w:rPr>
          <w:rStyle w:val="CommentReference"/>
        </w:rPr>
        <w:annotationRef/>
      </w:r>
      <w:r>
        <w:t>Shrub density analysis here.</w:t>
      </w:r>
    </w:p>
  </w:comment>
  <w:comment w:id="482" w:author="Westphal, Michael F" w:date="2017-10-05T14:18:00Z" w:initials="WMF">
    <w:p w14:paraId="08978186" w14:textId="2C94B8EE" w:rsidR="00CE490E" w:rsidRDefault="00CE490E">
      <w:pPr>
        <w:pStyle w:val="CommentText"/>
      </w:pPr>
      <w:r>
        <w:rPr>
          <w:rStyle w:val="CommentReference"/>
        </w:rPr>
        <w:annotationRef/>
      </w:r>
      <w:r>
        <w:rPr>
          <w:sz w:val="22"/>
          <w:szCs w:val="22"/>
        </w:rPr>
        <w:t>(</w:t>
      </w:r>
      <w:r>
        <w:rPr>
          <w:b/>
          <w:bCs/>
          <w:sz w:val="22"/>
          <w:szCs w:val="22"/>
        </w:rPr>
        <w:t>[MORE CITATIONS]</w:t>
      </w:r>
    </w:p>
  </w:comment>
  <w:comment w:id="488" w:author="Westphal, Michael F" w:date="2017-10-05T14:18:00Z" w:initials="WMF">
    <w:p w14:paraId="446D64A1" w14:textId="0F55A76E" w:rsidR="00CE490E" w:rsidRDefault="00CE490E" w:rsidP="00CE490E">
      <w:pPr>
        <w:pStyle w:val="CommentText"/>
      </w:pPr>
      <w:r>
        <w:rPr>
          <w:rStyle w:val="CommentReference"/>
        </w:rPr>
        <w:annotationRef/>
      </w:r>
      <w:r>
        <w:rPr>
          <w:b/>
          <w:bCs/>
          <w:sz w:val="22"/>
          <w:szCs w:val="22"/>
        </w:rPr>
        <w:t>[JUST SAY WHETHER SHRUB INTERACTION CONFIRMED]</w:t>
      </w:r>
      <w:r>
        <w:rPr>
          <w:sz w:val="22"/>
          <w:szCs w:val="22"/>
        </w:rPr>
        <w:t xml:space="preserve">. </w:t>
      </w:r>
      <w:r>
        <w:rPr>
          <w:b/>
          <w:bCs/>
          <w:sz w:val="22"/>
          <w:szCs w:val="22"/>
        </w:rPr>
        <w:t>[JUST TAKE THIS SENTENCE OUT, this is a summary for end of the paper]</w:t>
      </w:r>
      <w:r>
        <w:rPr>
          <w:sz w:val="22"/>
          <w:szCs w:val="22"/>
        </w:rPr>
        <w:t>.</w:t>
      </w:r>
    </w:p>
  </w:comment>
  <w:comment w:id="513" w:author="Westphal, Michael F" w:date="2017-10-05T14:19:00Z" w:initials="WMF">
    <w:p w14:paraId="34D3506A" w14:textId="61EB40D7" w:rsidR="00CE490E" w:rsidRDefault="00CE490E" w:rsidP="00CE490E">
      <w:pPr>
        <w:pStyle w:val="CommentText"/>
      </w:pPr>
      <w:r>
        <w:rPr>
          <w:rStyle w:val="CommentReference"/>
        </w:rPr>
        <w:annotationRef/>
      </w:r>
      <w:r>
        <w:rPr>
          <w:sz w:val="22"/>
          <w:szCs w:val="22"/>
        </w:rPr>
        <w:t>[</w:t>
      </w:r>
      <w:r>
        <w:rPr>
          <w:b/>
          <w:bCs/>
          <w:sz w:val="22"/>
          <w:szCs w:val="22"/>
        </w:rPr>
        <w:t>WE KNOW THIS -- CITATIONS</w:t>
      </w:r>
      <w:r>
        <w:rPr>
          <w:sz w:val="22"/>
          <w:szCs w:val="22"/>
        </w:rPr>
        <w:t>]</w:t>
      </w:r>
    </w:p>
  </w:comment>
  <w:comment w:id="514" w:author="Westphal, Michael F" w:date="2017-10-05T14:19:00Z" w:initials="WMF">
    <w:p w14:paraId="6A4010D1" w14:textId="36D21744" w:rsidR="00CE490E" w:rsidRDefault="00CE490E">
      <w:pPr>
        <w:pStyle w:val="CommentText"/>
      </w:pPr>
      <w:r>
        <w:rPr>
          <w:rStyle w:val="CommentReference"/>
        </w:rPr>
        <w:annotationRef/>
      </w:r>
    </w:p>
  </w:comment>
  <w:comment w:id="520" w:author="Westphal, Michael F" w:date="2017-10-05T14:19:00Z" w:initials="WMF">
    <w:p w14:paraId="07543745" w14:textId="14F3B1BD" w:rsidR="00CE490E" w:rsidRDefault="00CE490E" w:rsidP="00CE490E">
      <w:pPr>
        <w:pStyle w:val="CommentText"/>
      </w:pPr>
      <w:r>
        <w:rPr>
          <w:rStyle w:val="CommentReference"/>
        </w:rPr>
        <w:annotationRef/>
      </w:r>
      <w:r>
        <w:rPr>
          <w:b/>
          <w:bCs/>
          <w:sz w:val="22"/>
          <w:szCs w:val="22"/>
        </w:rPr>
        <w:t>[FORAGING?]</w:t>
      </w:r>
    </w:p>
  </w:comment>
  <w:comment w:id="535" w:author="Westphal, Michael F" w:date="2017-10-05T14:20:00Z" w:initials="WMF">
    <w:p w14:paraId="6120A60F" w14:textId="67011674" w:rsidR="00CE490E" w:rsidRDefault="00CE490E" w:rsidP="00CE490E">
      <w:pPr>
        <w:pStyle w:val="CommentText"/>
      </w:pPr>
      <w:r>
        <w:rPr>
          <w:rStyle w:val="CommentReference"/>
        </w:rPr>
        <w:annotationRef/>
      </w:r>
      <w:r>
        <w:rPr>
          <w:b/>
          <w:bCs/>
          <w:sz w:val="22"/>
          <w:szCs w:val="22"/>
        </w:rPr>
        <w:t>[OK THIS IS KIND OF GOOD]</w:t>
      </w:r>
      <w:r>
        <w:rPr>
          <w:sz w:val="22"/>
          <w:szCs w:val="22"/>
        </w:rPr>
        <w:t xml:space="preserve">. </w:t>
      </w:r>
      <w:r>
        <w:rPr>
          <w:b/>
          <w:bCs/>
          <w:sz w:val="22"/>
          <w:szCs w:val="22"/>
        </w:rPr>
        <w:t>[USE BIO LANGUAGE, TALK ABOUT FACULTATIVE VS OBLIGATORY, AND TALK ABOUT SHRUB PROVIDING BENEFIT FOR LIZARD RATHER THAN LIZARD NEEDING SHRUB!!!!]</w:t>
      </w:r>
      <w:r>
        <w:rPr>
          <w:sz w:val="22"/>
          <w:szCs w:val="22"/>
        </w:rPr>
        <w:t>.</w:t>
      </w:r>
    </w:p>
  </w:comment>
  <w:comment w:id="543" w:author="Westphal, Michael F" w:date="2017-07-30T15:17:00Z" w:initials="WMF">
    <w:p w14:paraId="736910C4" w14:textId="77777777" w:rsidR="00CE490E" w:rsidRDefault="00CE490E">
      <w:pPr>
        <w:pStyle w:val="CommentText"/>
      </w:pPr>
      <w:r>
        <w:rPr>
          <w:rStyle w:val="CommentReference"/>
        </w:rPr>
        <w:annotationRef/>
      </w:r>
      <w:r>
        <w:t>OK beautiful, this should have been said in Introduction</w:t>
      </w:r>
    </w:p>
  </w:comment>
  <w:comment w:id="561" w:author="Westphal, Michael F" w:date="2017-10-05T14:48:00Z" w:initials="WMF">
    <w:p w14:paraId="5CC029DA" w14:textId="696D34EA" w:rsidR="0058734D" w:rsidRDefault="0058734D">
      <w:pPr>
        <w:pStyle w:val="CommentText"/>
      </w:pPr>
      <w:r>
        <w:rPr>
          <w:rStyle w:val="CommentReference"/>
        </w:rPr>
        <w:annotationRef/>
      </w:r>
      <w:r>
        <w:t>Here is where we allude to shrub availability as described by shrub density within MCPs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3572DD" w15:done="0"/>
  <w15:commentEx w15:paraId="038445E1" w15:done="0"/>
  <w15:commentEx w15:paraId="0479880F" w15:done="0"/>
  <w15:commentEx w15:paraId="45654738" w15:done="0"/>
  <w15:commentEx w15:paraId="09DB1E7F" w15:done="0"/>
  <w15:commentEx w15:paraId="4889EF34" w15:done="0"/>
  <w15:commentEx w15:paraId="6F356DF1" w15:done="0"/>
  <w15:commentEx w15:paraId="1F793EAE" w15:done="0"/>
  <w15:commentEx w15:paraId="65BFABEF" w15:done="0"/>
  <w15:commentEx w15:paraId="1CF2F3A7" w15:done="0"/>
  <w15:commentEx w15:paraId="596A09C8" w15:done="0"/>
  <w15:commentEx w15:paraId="540620B6" w15:done="0"/>
  <w15:commentEx w15:paraId="0A21C4E8" w15:done="0"/>
  <w15:commentEx w15:paraId="4C8BA324" w15:done="0"/>
  <w15:commentEx w15:paraId="23FE7206" w15:done="0"/>
  <w15:commentEx w15:paraId="792CAF3F" w15:done="0"/>
  <w15:commentEx w15:paraId="3F2148E9" w15:done="0"/>
  <w15:commentEx w15:paraId="6FE64B2E" w15:done="0"/>
  <w15:commentEx w15:paraId="6CD4368F" w15:done="0"/>
  <w15:commentEx w15:paraId="3DD57BBE" w15:done="0"/>
  <w15:commentEx w15:paraId="58F94897" w15:done="0"/>
  <w15:commentEx w15:paraId="0A9708E2" w15:done="0"/>
  <w15:commentEx w15:paraId="64AC8D8D" w15:done="0"/>
  <w15:commentEx w15:paraId="08978186" w15:done="0"/>
  <w15:commentEx w15:paraId="446D64A1" w15:done="0"/>
  <w15:commentEx w15:paraId="34D3506A" w15:done="0"/>
  <w15:commentEx w15:paraId="6A4010D1" w15:done="0"/>
  <w15:commentEx w15:paraId="07543745" w15:done="0"/>
  <w15:commentEx w15:paraId="6120A60F" w15:done="0"/>
  <w15:commentEx w15:paraId="736910C4" w15:done="0"/>
  <w15:commentEx w15:paraId="5CC029D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7C5A46" w14:textId="77777777" w:rsidR="00CE490E" w:rsidRDefault="00CE490E">
      <w:r>
        <w:separator/>
      </w:r>
    </w:p>
  </w:endnote>
  <w:endnote w:type="continuationSeparator" w:id="0">
    <w:p w14:paraId="7C688691" w14:textId="77777777" w:rsidR="00CE490E" w:rsidRDefault="00CE4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A81E0" w14:textId="77777777" w:rsidR="00CE490E" w:rsidRDefault="00CE490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882B36" w14:textId="77777777" w:rsidR="00CE490E" w:rsidRDefault="00CE490E">
      <w:r>
        <w:separator/>
      </w:r>
    </w:p>
  </w:footnote>
  <w:footnote w:type="continuationSeparator" w:id="0">
    <w:p w14:paraId="58DB9032" w14:textId="77777777" w:rsidR="00CE490E" w:rsidRDefault="00CE49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150D2" w14:textId="77777777" w:rsidR="00CE490E" w:rsidRDefault="00CE490E">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estphal, Michael F">
    <w15:presenceInfo w15:providerId="AD" w15:userId="S-1-5-21-261334516-432891326-3434007665-100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E7E"/>
    <w:rsid w:val="00034662"/>
    <w:rsid w:val="00035BFF"/>
    <w:rsid w:val="0003740B"/>
    <w:rsid w:val="000563A9"/>
    <w:rsid w:val="00123058"/>
    <w:rsid w:val="0017283A"/>
    <w:rsid w:val="002C1BEA"/>
    <w:rsid w:val="002E5613"/>
    <w:rsid w:val="004202A3"/>
    <w:rsid w:val="005040DD"/>
    <w:rsid w:val="0057147D"/>
    <w:rsid w:val="0058734D"/>
    <w:rsid w:val="005B46DE"/>
    <w:rsid w:val="005D1D38"/>
    <w:rsid w:val="005F6F3B"/>
    <w:rsid w:val="00736E7E"/>
    <w:rsid w:val="008B5773"/>
    <w:rsid w:val="00915A9A"/>
    <w:rsid w:val="00924CA9"/>
    <w:rsid w:val="00965910"/>
    <w:rsid w:val="00A65F92"/>
    <w:rsid w:val="00A6753D"/>
    <w:rsid w:val="00A85974"/>
    <w:rsid w:val="00AF6835"/>
    <w:rsid w:val="00B20524"/>
    <w:rsid w:val="00CE490E"/>
    <w:rsid w:val="00CF26C8"/>
    <w:rsid w:val="00D52014"/>
    <w:rsid w:val="00E85C31"/>
    <w:rsid w:val="00F00FDB"/>
    <w:rsid w:val="00FA5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59BEF"/>
  <w15:docId w15:val="{E33717CA-837C-472A-B865-34AF7B02E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Body">
    <w:name w:val="Body"/>
    <w:pPr>
      <w:spacing w:after="200" w:line="276" w:lineRule="auto"/>
    </w:pPr>
    <w:rPr>
      <w:rFonts w:cs="Arial Unicode MS"/>
      <w:color w:val="000000"/>
      <w:sz w:val="24"/>
      <w:szCs w:val="24"/>
      <w:u w:color="000000"/>
    </w:rPr>
  </w:style>
  <w:style w:type="paragraph" w:styleId="ListParagraph">
    <w:name w:val="List Paragraph"/>
    <w:pPr>
      <w:spacing w:after="200" w:line="276" w:lineRule="auto"/>
      <w:ind w:left="720"/>
    </w:pPr>
    <w:rPr>
      <w:rFonts w:eastAsia="Times New Roman"/>
      <w:color w:val="000000"/>
      <w:sz w:val="24"/>
      <w:szCs w:val="24"/>
      <w:u w:color="000000"/>
    </w:rPr>
  </w:style>
  <w:style w:type="paragraph" w:styleId="BalloonText">
    <w:name w:val="Balloon Text"/>
    <w:basedOn w:val="Normal"/>
    <w:link w:val="BalloonTextChar"/>
    <w:uiPriority w:val="99"/>
    <w:semiHidden/>
    <w:unhideWhenUsed/>
    <w:rsid w:val="00924C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4CA9"/>
    <w:rPr>
      <w:rFonts w:ascii="Segoe UI" w:hAnsi="Segoe UI" w:cs="Segoe UI"/>
      <w:sz w:val="18"/>
      <w:szCs w:val="18"/>
    </w:rPr>
  </w:style>
  <w:style w:type="character" w:styleId="CommentReference">
    <w:name w:val="annotation reference"/>
    <w:basedOn w:val="DefaultParagraphFont"/>
    <w:uiPriority w:val="99"/>
    <w:semiHidden/>
    <w:unhideWhenUsed/>
    <w:rsid w:val="005D1D38"/>
    <w:rPr>
      <w:sz w:val="16"/>
      <w:szCs w:val="16"/>
    </w:rPr>
  </w:style>
  <w:style w:type="paragraph" w:styleId="CommentText">
    <w:name w:val="annotation text"/>
    <w:basedOn w:val="Normal"/>
    <w:link w:val="CommentTextChar"/>
    <w:uiPriority w:val="99"/>
    <w:semiHidden/>
    <w:unhideWhenUsed/>
    <w:rsid w:val="005D1D38"/>
    <w:rPr>
      <w:sz w:val="20"/>
      <w:szCs w:val="20"/>
    </w:rPr>
  </w:style>
  <w:style w:type="character" w:customStyle="1" w:styleId="CommentTextChar">
    <w:name w:val="Comment Text Char"/>
    <w:basedOn w:val="DefaultParagraphFont"/>
    <w:link w:val="CommentText"/>
    <w:uiPriority w:val="99"/>
    <w:semiHidden/>
    <w:rsid w:val="005D1D38"/>
  </w:style>
  <w:style w:type="paragraph" w:styleId="CommentSubject">
    <w:name w:val="annotation subject"/>
    <w:basedOn w:val="CommentText"/>
    <w:next w:val="CommentText"/>
    <w:link w:val="CommentSubjectChar"/>
    <w:uiPriority w:val="99"/>
    <w:semiHidden/>
    <w:unhideWhenUsed/>
    <w:rsid w:val="005D1D38"/>
    <w:rPr>
      <w:b/>
      <w:bCs/>
    </w:rPr>
  </w:style>
  <w:style w:type="character" w:customStyle="1" w:styleId="CommentSubjectChar">
    <w:name w:val="Comment Subject Char"/>
    <w:basedOn w:val="CommentTextChar"/>
    <w:link w:val="CommentSubject"/>
    <w:uiPriority w:val="99"/>
    <w:semiHidden/>
    <w:rsid w:val="005D1D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1C7C8-8D8E-4739-A005-D66604679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29</Pages>
  <Words>8670</Words>
  <Characters>49423</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Department of Interior</Company>
  <LinksUpToDate>false</LinksUpToDate>
  <CharactersWithSpaces>57978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Westphal, Michael F</dc:creator>
  <cp:lastModifiedBy>Westphal, Michael F</cp:lastModifiedBy>
  <cp:revision>6</cp:revision>
  <dcterms:created xsi:type="dcterms:W3CDTF">2017-10-05T21:24:00Z</dcterms:created>
  <dcterms:modified xsi:type="dcterms:W3CDTF">2017-10-05T22:06:00Z</dcterms:modified>
</cp:coreProperties>
</file>